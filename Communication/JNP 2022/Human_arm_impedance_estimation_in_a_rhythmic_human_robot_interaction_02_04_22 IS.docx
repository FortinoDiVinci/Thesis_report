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4BD75A" w14:textId="77777777" w:rsidR="00C876D5" w:rsidRDefault="00C876D5" w:rsidP="0074316B">
      <w:pPr>
        <w:suppressLineNumbers/>
        <w:spacing w:before="114" w:line="360" w:lineRule="auto"/>
        <w:ind w:left="113" w:right="256"/>
        <w:jc w:val="center"/>
        <w:rPr>
          <w:sz w:val="24"/>
          <w:szCs w:val="24"/>
        </w:rPr>
      </w:pPr>
    </w:p>
    <w:p w14:paraId="01BA4999" w14:textId="4A5AD47A" w:rsidR="00381D8D" w:rsidRDefault="00381D8D" w:rsidP="0074316B">
      <w:pPr>
        <w:suppressLineNumbers/>
        <w:spacing w:before="114" w:line="360" w:lineRule="auto"/>
        <w:ind w:left="113" w:right="256"/>
        <w:jc w:val="center"/>
        <w:rPr>
          <w:b/>
          <w:sz w:val="32"/>
          <w:szCs w:val="24"/>
        </w:rPr>
      </w:pPr>
      <w:r w:rsidRPr="0074316B">
        <w:rPr>
          <w:b/>
          <w:sz w:val="32"/>
          <w:szCs w:val="24"/>
        </w:rPr>
        <w:t xml:space="preserve">Human arm endpoint impedance </w:t>
      </w:r>
      <w:proofErr w:type="gramStart"/>
      <w:r w:rsidRPr="0074316B">
        <w:rPr>
          <w:b/>
          <w:sz w:val="32"/>
          <w:szCs w:val="24"/>
        </w:rPr>
        <w:t>in a rhythmic human-robot interaction exhibit cyclic variations</w:t>
      </w:r>
      <w:proofErr w:type="gramEnd"/>
      <w:r w:rsidRPr="0074316B">
        <w:rPr>
          <w:b/>
          <w:sz w:val="32"/>
          <w:szCs w:val="24"/>
        </w:rPr>
        <w:t xml:space="preserve"> </w:t>
      </w:r>
    </w:p>
    <w:p w14:paraId="208654A8" w14:textId="2D4F2157" w:rsidR="002C0722" w:rsidRPr="002C0722" w:rsidRDefault="002C0722" w:rsidP="0074316B">
      <w:pPr>
        <w:suppressLineNumbers/>
        <w:spacing w:before="114"/>
        <w:ind w:left="113" w:right="256"/>
        <w:jc w:val="center"/>
        <w:rPr>
          <w:sz w:val="24"/>
          <w:szCs w:val="24"/>
          <w:lang w:val="fr-FR"/>
        </w:rPr>
      </w:pPr>
      <w:r w:rsidRPr="002C0722">
        <w:rPr>
          <w:sz w:val="24"/>
          <w:szCs w:val="24"/>
          <w:lang w:val="fr-FR"/>
        </w:rPr>
        <w:t xml:space="preserve">Vincent </w:t>
      </w:r>
      <w:proofErr w:type="spellStart"/>
      <w:r w:rsidRPr="002C0722">
        <w:rPr>
          <w:sz w:val="24"/>
          <w:szCs w:val="24"/>
          <w:lang w:val="fr-FR"/>
        </w:rPr>
        <w:t>Fortineau</w:t>
      </w:r>
      <w:proofErr w:type="spellEnd"/>
      <w:r w:rsidR="0074316B">
        <w:rPr>
          <w:sz w:val="24"/>
          <w:szCs w:val="24"/>
          <w:lang w:val="fr-FR"/>
        </w:rPr>
        <w:t>*</w:t>
      </w:r>
      <w:r w:rsidRPr="002C0722">
        <w:rPr>
          <w:sz w:val="24"/>
          <w:szCs w:val="24"/>
          <w:vertAlign w:val="superscript"/>
          <w:lang w:val="fr-FR"/>
        </w:rPr>
        <w:t>1,2</w:t>
      </w:r>
      <w:r w:rsidR="00381D8D">
        <w:rPr>
          <w:sz w:val="24"/>
          <w:szCs w:val="24"/>
          <w:vertAlign w:val="superscript"/>
          <w:lang w:val="fr-FR"/>
        </w:rPr>
        <w:t>,3</w:t>
      </w:r>
    </w:p>
    <w:p w14:paraId="1F91566F" w14:textId="5FDFE29C" w:rsidR="002C0722" w:rsidRPr="002C0722" w:rsidRDefault="002C0722" w:rsidP="0074316B">
      <w:pPr>
        <w:suppressLineNumbers/>
        <w:spacing w:before="114"/>
        <w:ind w:left="113" w:right="256"/>
        <w:jc w:val="center"/>
        <w:rPr>
          <w:sz w:val="24"/>
          <w:szCs w:val="24"/>
          <w:lang w:val="fr-FR"/>
        </w:rPr>
      </w:pPr>
      <w:r w:rsidRPr="002C0722">
        <w:rPr>
          <w:sz w:val="24"/>
          <w:szCs w:val="24"/>
          <w:lang w:val="fr-FR"/>
        </w:rPr>
        <w:t xml:space="preserve">Isabelle A. </w:t>
      </w:r>
      <w:proofErr w:type="spellStart"/>
      <w:r w:rsidRPr="002C0722">
        <w:rPr>
          <w:sz w:val="24"/>
          <w:szCs w:val="24"/>
          <w:lang w:val="fr-FR"/>
        </w:rPr>
        <w:t>Siegler</w:t>
      </w:r>
      <w:proofErr w:type="spellEnd"/>
      <w:r w:rsidR="0074316B">
        <w:rPr>
          <w:sz w:val="24"/>
          <w:szCs w:val="24"/>
          <w:lang w:val="fr-FR"/>
        </w:rPr>
        <w:t>*</w:t>
      </w:r>
      <w:r w:rsidR="00381D8D">
        <w:rPr>
          <w:sz w:val="24"/>
          <w:szCs w:val="24"/>
          <w:vertAlign w:val="superscript"/>
          <w:lang w:val="fr-FR"/>
        </w:rPr>
        <w:t>2,3</w:t>
      </w:r>
    </w:p>
    <w:p w14:paraId="5CFF9AD4" w14:textId="4902B819" w:rsidR="002C0722" w:rsidRPr="002C0722" w:rsidRDefault="002C0722" w:rsidP="0074316B">
      <w:pPr>
        <w:suppressLineNumbers/>
        <w:spacing w:before="114"/>
        <w:ind w:left="113" w:right="256"/>
        <w:jc w:val="center"/>
        <w:rPr>
          <w:sz w:val="24"/>
          <w:szCs w:val="24"/>
          <w:lang w:val="fr-FR"/>
        </w:rPr>
      </w:pPr>
      <w:r w:rsidRPr="002C0722">
        <w:rPr>
          <w:sz w:val="24"/>
          <w:szCs w:val="24"/>
          <w:lang w:val="fr-FR"/>
        </w:rPr>
        <w:t>Maria Makarov</w:t>
      </w:r>
      <w:r w:rsidR="00381D8D">
        <w:rPr>
          <w:sz w:val="24"/>
          <w:szCs w:val="24"/>
          <w:vertAlign w:val="superscript"/>
          <w:lang w:val="fr-FR"/>
        </w:rPr>
        <w:t>1</w:t>
      </w:r>
    </w:p>
    <w:p w14:paraId="790324A9" w14:textId="01D375A8" w:rsidR="002C0722" w:rsidRPr="00381D8D" w:rsidRDefault="002C0722" w:rsidP="0074316B">
      <w:pPr>
        <w:suppressLineNumbers/>
        <w:spacing w:before="114"/>
        <w:ind w:left="113" w:right="256"/>
        <w:jc w:val="center"/>
        <w:rPr>
          <w:sz w:val="24"/>
          <w:szCs w:val="24"/>
          <w:vertAlign w:val="superscript"/>
          <w:lang w:val="fr-FR"/>
        </w:rPr>
      </w:pPr>
      <w:r w:rsidRPr="00381D8D">
        <w:rPr>
          <w:sz w:val="24"/>
          <w:szCs w:val="24"/>
          <w:lang w:val="fr-FR"/>
        </w:rPr>
        <w:t>Pedro Rodriguez-Ayerbe</w:t>
      </w:r>
      <w:r w:rsidR="00381D8D">
        <w:rPr>
          <w:sz w:val="24"/>
          <w:szCs w:val="24"/>
          <w:vertAlign w:val="superscript"/>
          <w:lang w:val="fr-FR"/>
        </w:rPr>
        <w:t>1</w:t>
      </w:r>
    </w:p>
    <w:p w14:paraId="4C14EC19" w14:textId="77777777" w:rsidR="002C0722" w:rsidRPr="00381D8D" w:rsidRDefault="002C0722" w:rsidP="0074316B">
      <w:pPr>
        <w:suppressLineNumbers/>
        <w:spacing w:before="114"/>
        <w:ind w:left="113" w:right="256"/>
        <w:jc w:val="center"/>
        <w:rPr>
          <w:sz w:val="24"/>
          <w:szCs w:val="24"/>
          <w:vertAlign w:val="superscript"/>
          <w:lang w:val="fr-FR"/>
        </w:rPr>
      </w:pPr>
    </w:p>
    <w:p w14:paraId="3E8ADCF0" w14:textId="4B3E9E33" w:rsidR="002C0722" w:rsidRDefault="00381D8D" w:rsidP="0074316B">
      <w:pPr>
        <w:suppressLineNumbers/>
        <w:spacing w:before="114"/>
        <w:ind w:left="113" w:right="256"/>
        <w:rPr>
          <w:sz w:val="24"/>
          <w:szCs w:val="24"/>
          <w:lang w:val="fr-FR"/>
        </w:rPr>
      </w:pPr>
      <w:r>
        <w:rPr>
          <w:sz w:val="24"/>
          <w:szCs w:val="24"/>
          <w:lang w:val="fr-FR"/>
        </w:rPr>
        <w:t>1</w:t>
      </w:r>
      <w:r w:rsidR="002C0722" w:rsidRPr="002C0722">
        <w:rPr>
          <w:sz w:val="24"/>
          <w:szCs w:val="24"/>
          <w:lang w:val="fr-FR"/>
        </w:rPr>
        <w:t xml:space="preserve"> </w:t>
      </w:r>
      <w:r w:rsidR="002C0722">
        <w:rPr>
          <w:sz w:val="24"/>
          <w:szCs w:val="24"/>
          <w:lang w:val="fr-FR"/>
        </w:rPr>
        <w:t xml:space="preserve">- </w:t>
      </w:r>
      <w:r w:rsidR="002C0722" w:rsidRPr="002C0722">
        <w:rPr>
          <w:sz w:val="24"/>
          <w:szCs w:val="24"/>
          <w:lang w:val="fr-FR"/>
        </w:rPr>
        <w:t xml:space="preserve">Université Paris-Saclay, CNRS, </w:t>
      </w:r>
      <w:proofErr w:type="spellStart"/>
      <w:r w:rsidR="002C0722" w:rsidRPr="002C0722">
        <w:rPr>
          <w:sz w:val="24"/>
          <w:szCs w:val="24"/>
          <w:lang w:val="fr-FR"/>
        </w:rPr>
        <w:t>CentraleSupélec</w:t>
      </w:r>
      <w:proofErr w:type="spellEnd"/>
      <w:r w:rsidR="002C0722" w:rsidRPr="002C0722">
        <w:rPr>
          <w:sz w:val="24"/>
          <w:szCs w:val="24"/>
          <w:lang w:val="fr-FR"/>
        </w:rPr>
        <w:t xml:space="preserve">, Laboratoire des signaux et systèmes (L2S), 91190, Gif-sur-Yvette, </w:t>
      </w:r>
      <w:r>
        <w:rPr>
          <w:sz w:val="24"/>
          <w:szCs w:val="24"/>
          <w:lang w:val="fr-FR"/>
        </w:rPr>
        <w:t>France</w:t>
      </w:r>
    </w:p>
    <w:p w14:paraId="61C19540" w14:textId="2F5E014F" w:rsidR="00381D8D" w:rsidRPr="00381D8D" w:rsidRDefault="00381D8D" w:rsidP="0074316B">
      <w:pPr>
        <w:suppressLineNumbers/>
        <w:spacing w:before="114"/>
        <w:ind w:left="113" w:right="256"/>
        <w:rPr>
          <w:sz w:val="24"/>
          <w:szCs w:val="24"/>
          <w:lang w:val="fr-FR"/>
        </w:rPr>
      </w:pPr>
      <w:r w:rsidRPr="00381D8D">
        <w:rPr>
          <w:sz w:val="24"/>
          <w:szCs w:val="24"/>
          <w:lang w:val="fr-FR"/>
        </w:rPr>
        <w:t>2 - CIAMS, Université Paris-Saclay, 91405 Orsay Cedex, France</w:t>
      </w:r>
    </w:p>
    <w:p w14:paraId="5A87A280" w14:textId="73945B00" w:rsidR="00381D8D" w:rsidRPr="00381D8D" w:rsidRDefault="00381D8D" w:rsidP="0074316B">
      <w:pPr>
        <w:suppressLineNumbers/>
        <w:spacing w:before="114"/>
        <w:ind w:left="113" w:right="256"/>
        <w:rPr>
          <w:sz w:val="24"/>
          <w:szCs w:val="24"/>
          <w:lang w:val="fr-FR"/>
        </w:rPr>
      </w:pPr>
      <w:r w:rsidRPr="00381D8D">
        <w:rPr>
          <w:sz w:val="24"/>
          <w:szCs w:val="24"/>
          <w:lang w:val="fr-FR"/>
        </w:rPr>
        <w:t>3 - CIAMS, Université d'Orléans, 45067, Orléans, France</w:t>
      </w:r>
    </w:p>
    <w:p w14:paraId="2A1F5DE3" w14:textId="77777777" w:rsidR="00381D8D" w:rsidRDefault="00381D8D" w:rsidP="0074316B">
      <w:pPr>
        <w:suppressLineNumbers/>
        <w:spacing w:before="114"/>
        <w:ind w:left="113" w:right="256"/>
        <w:rPr>
          <w:sz w:val="24"/>
          <w:szCs w:val="24"/>
          <w:lang w:val="fr-FR"/>
        </w:rPr>
      </w:pPr>
    </w:p>
    <w:p w14:paraId="617227AB" w14:textId="654C5508" w:rsidR="00381D8D" w:rsidRPr="00C876D5" w:rsidRDefault="00381D8D" w:rsidP="0074316B">
      <w:pPr>
        <w:suppressLineNumbers/>
        <w:spacing w:before="114"/>
        <w:ind w:left="113" w:right="256"/>
        <w:rPr>
          <w:b/>
          <w:sz w:val="24"/>
          <w:szCs w:val="24"/>
        </w:rPr>
      </w:pPr>
      <w:r w:rsidRPr="00C876D5">
        <w:rPr>
          <w:b/>
          <w:sz w:val="24"/>
          <w:szCs w:val="24"/>
        </w:rPr>
        <w:t xml:space="preserve">Corresponding </w:t>
      </w:r>
      <w:proofErr w:type="gramStart"/>
      <w:r w:rsidRPr="00C876D5">
        <w:rPr>
          <w:b/>
          <w:sz w:val="24"/>
          <w:szCs w:val="24"/>
        </w:rPr>
        <w:t>author :</w:t>
      </w:r>
      <w:proofErr w:type="gramEnd"/>
    </w:p>
    <w:p w14:paraId="3C66F1CB" w14:textId="5F26381B" w:rsidR="00381D8D" w:rsidRDefault="00381D8D" w:rsidP="0074316B">
      <w:pPr>
        <w:suppressLineNumbers/>
        <w:spacing w:before="114"/>
        <w:ind w:left="113" w:right="256"/>
        <w:rPr>
          <w:sz w:val="24"/>
          <w:szCs w:val="24"/>
        </w:rPr>
      </w:pPr>
    </w:p>
    <w:p w14:paraId="58435B8B" w14:textId="24D4E8C8" w:rsidR="0074316B" w:rsidRPr="00FD2558" w:rsidRDefault="0074316B" w:rsidP="0074316B">
      <w:pPr>
        <w:suppressLineNumbers/>
        <w:spacing w:before="114"/>
        <w:ind w:left="113" w:right="256"/>
        <w:rPr>
          <w:sz w:val="24"/>
          <w:szCs w:val="24"/>
        </w:rPr>
      </w:pPr>
      <w:r w:rsidRPr="00FD2558">
        <w:rPr>
          <w:sz w:val="24"/>
          <w:szCs w:val="24"/>
        </w:rPr>
        <w:t xml:space="preserve">Vincent </w:t>
      </w:r>
      <w:proofErr w:type="spellStart"/>
      <w:r w:rsidRPr="00FD2558">
        <w:rPr>
          <w:sz w:val="24"/>
          <w:szCs w:val="24"/>
        </w:rPr>
        <w:t>Fortineau</w:t>
      </w:r>
      <w:proofErr w:type="spellEnd"/>
      <w:r w:rsidRPr="00FD2558">
        <w:rPr>
          <w:sz w:val="24"/>
          <w:szCs w:val="24"/>
        </w:rPr>
        <w:t xml:space="preserve">: </w:t>
      </w:r>
      <w:hyperlink r:id="rId7" w:history="1">
        <w:r w:rsidR="00D11514" w:rsidRPr="00FD2558">
          <w:rPr>
            <w:rStyle w:val="Lienhypertexte"/>
            <w:sz w:val="24"/>
            <w:szCs w:val="24"/>
          </w:rPr>
          <w:t>vfortineau@free.fr</w:t>
        </w:r>
      </w:hyperlink>
    </w:p>
    <w:p w14:paraId="7368AB1A" w14:textId="7CB2B912" w:rsidR="00381D8D" w:rsidRPr="0074316B" w:rsidRDefault="0074316B" w:rsidP="00D11514">
      <w:pPr>
        <w:suppressLineNumbers/>
        <w:spacing w:before="114"/>
        <w:ind w:left="142" w:right="256"/>
        <w:rPr>
          <w:sz w:val="24"/>
          <w:szCs w:val="24"/>
          <w:lang w:val="fr-FR"/>
        </w:rPr>
      </w:pPr>
      <w:r>
        <w:rPr>
          <w:sz w:val="24"/>
          <w:szCs w:val="24"/>
          <w:lang w:val="fr-FR"/>
        </w:rPr>
        <w:t xml:space="preserve">Isabelle A. </w:t>
      </w:r>
      <w:proofErr w:type="spellStart"/>
      <w:r>
        <w:rPr>
          <w:sz w:val="24"/>
          <w:szCs w:val="24"/>
          <w:lang w:val="fr-FR"/>
        </w:rPr>
        <w:t>Siegler</w:t>
      </w:r>
      <w:proofErr w:type="spellEnd"/>
      <w:r>
        <w:rPr>
          <w:sz w:val="24"/>
          <w:szCs w:val="24"/>
          <w:lang w:val="fr-FR"/>
        </w:rPr>
        <w:t xml:space="preserve">: </w:t>
      </w:r>
      <w:hyperlink r:id="rId8" w:history="1">
        <w:r w:rsidRPr="006F796C">
          <w:rPr>
            <w:rStyle w:val="Lienhypertexte"/>
            <w:sz w:val="24"/>
            <w:szCs w:val="24"/>
            <w:lang w:val="fr-FR"/>
          </w:rPr>
          <w:t>isabelle.siegler@universite-paris-saclay.fr</w:t>
        </w:r>
      </w:hyperlink>
    </w:p>
    <w:p w14:paraId="10E9AAFE" w14:textId="77777777" w:rsidR="00381D8D" w:rsidRPr="0074316B" w:rsidRDefault="00381D8D" w:rsidP="0074316B">
      <w:pPr>
        <w:suppressLineNumbers/>
        <w:spacing w:before="114"/>
        <w:ind w:left="113" w:right="256"/>
        <w:rPr>
          <w:rFonts w:ascii="Arial" w:hAnsi="Arial" w:cs="Arial"/>
          <w:color w:val="1F1F1F"/>
          <w:sz w:val="21"/>
          <w:szCs w:val="21"/>
          <w:shd w:val="clear" w:color="auto" w:fill="FFFFFF"/>
          <w:lang w:val="fr-FR"/>
        </w:rPr>
      </w:pPr>
    </w:p>
    <w:p w14:paraId="4DC3E182" w14:textId="17726060" w:rsidR="00381D8D" w:rsidRPr="007058A6" w:rsidRDefault="007D69C4" w:rsidP="007D69C4">
      <w:pPr>
        <w:suppressLineNumbers/>
        <w:spacing w:before="114"/>
        <w:ind w:left="113" w:right="256"/>
        <w:jc w:val="both"/>
        <w:rPr>
          <w:color w:val="1F1F1F"/>
          <w:sz w:val="24"/>
          <w:szCs w:val="21"/>
          <w:shd w:val="clear" w:color="auto" w:fill="FFFFFF"/>
        </w:rPr>
      </w:pPr>
      <w:r w:rsidRPr="007058A6">
        <w:rPr>
          <w:color w:val="1F1F1F"/>
          <w:sz w:val="24"/>
          <w:szCs w:val="21"/>
          <w:shd w:val="clear" w:color="auto" w:fill="FFFFFF"/>
        </w:rPr>
        <w:t>P. Rodriguez-</w:t>
      </w:r>
      <w:proofErr w:type="spellStart"/>
      <w:r w:rsidRPr="007058A6">
        <w:rPr>
          <w:color w:val="1F1F1F"/>
          <w:sz w:val="24"/>
          <w:szCs w:val="21"/>
          <w:shd w:val="clear" w:color="auto" w:fill="FFFFFF"/>
        </w:rPr>
        <w:t>Ayerbe</w:t>
      </w:r>
      <w:proofErr w:type="spellEnd"/>
      <w:r w:rsidRPr="007058A6">
        <w:rPr>
          <w:color w:val="1F1F1F"/>
          <w:sz w:val="24"/>
          <w:szCs w:val="21"/>
          <w:shd w:val="clear" w:color="auto" w:fill="FFFFFF"/>
        </w:rPr>
        <w:t xml:space="preserve"> and M. Makarov supervised the work on the</w:t>
      </w:r>
      <w:r w:rsidR="007058A6">
        <w:rPr>
          <w:color w:val="1F1F1F"/>
          <w:sz w:val="24"/>
          <w:szCs w:val="21"/>
          <w:shd w:val="clear" w:color="auto" w:fill="FFFFFF"/>
        </w:rPr>
        <w:t xml:space="preserve"> robotic control strategies,</w:t>
      </w:r>
      <w:r w:rsidRPr="007058A6">
        <w:rPr>
          <w:color w:val="1F1F1F"/>
          <w:sz w:val="24"/>
          <w:szCs w:val="21"/>
          <w:shd w:val="clear" w:color="auto" w:fill="FFFFFF"/>
        </w:rPr>
        <w:t xml:space="preserve"> the identification methodology for impedance estimation, and made corrections for this article.</w:t>
      </w:r>
    </w:p>
    <w:p w14:paraId="04FAB556" w14:textId="785DDDDE" w:rsidR="007D69C4" w:rsidRPr="007058A6" w:rsidRDefault="007D69C4" w:rsidP="007D69C4">
      <w:pPr>
        <w:suppressLineNumbers/>
        <w:spacing w:before="114"/>
        <w:ind w:left="113" w:right="256"/>
        <w:jc w:val="both"/>
        <w:rPr>
          <w:color w:val="1F1F1F"/>
          <w:sz w:val="24"/>
          <w:szCs w:val="21"/>
          <w:shd w:val="clear" w:color="auto" w:fill="FFFFFF"/>
        </w:rPr>
      </w:pPr>
      <w:r w:rsidRPr="007058A6">
        <w:rPr>
          <w:color w:val="1F1F1F"/>
          <w:sz w:val="24"/>
          <w:szCs w:val="21"/>
          <w:shd w:val="clear" w:color="auto" w:fill="FFFFFF"/>
        </w:rPr>
        <w:t xml:space="preserve">I. A. </w:t>
      </w:r>
      <w:proofErr w:type="spellStart"/>
      <w:r w:rsidRPr="007058A6">
        <w:rPr>
          <w:color w:val="1F1F1F"/>
          <w:sz w:val="24"/>
          <w:szCs w:val="21"/>
          <w:shd w:val="clear" w:color="auto" w:fill="FFFFFF"/>
        </w:rPr>
        <w:t>Siegler</w:t>
      </w:r>
      <w:proofErr w:type="spellEnd"/>
      <w:r w:rsidRPr="007058A6">
        <w:rPr>
          <w:color w:val="1F1F1F"/>
          <w:sz w:val="24"/>
          <w:szCs w:val="21"/>
          <w:shd w:val="clear" w:color="auto" w:fill="FFFFFF"/>
        </w:rPr>
        <w:t xml:space="preserve"> supervised the work on the experimental protocol, data analysis and strongly contributed to the redaction of this article.</w:t>
      </w:r>
    </w:p>
    <w:p w14:paraId="24660561" w14:textId="6B0CB8E9" w:rsidR="007D69C4" w:rsidRPr="007058A6" w:rsidRDefault="007D69C4" w:rsidP="007D69C4">
      <w:pPr>
        <w:suppressLineNumbers/>
        <w:spacing w:before="114"/>
        <w:ind w:left="113" w:right="256"/>
        <w:jc w:val="both"/>
        <w:rPr>
          <w:sz w:val="32"/>
          <w:szCs w:val="24"/>
        </w:rPr>
      </w:pPr>
      <w:r w:rsidRPr="007058A6">
        <w:rPr>
          <w:color w:val="1F1F1F"/>
          <w:sz w:val="24"/>
          <w:szCs w:val="21"/>
          <w:shd w:val="clear" w:color="auto" w:fill="FFFFFF"/>
        </w:rPr>
        <w:t xml:space="preserve">V. </w:t>
      </w:r>
      <w:proofErr w:type="spellStart"/>
      <w:r w:rsidRPr="007058A6">
        <w:rPr>
          <w:color w:val="1F1F1F"/>
          <w:sz w:val="24"/>
          <w:szCs w:val="21"/>
          <w:shd w:val="clear" w:color="auto" w:fill="FFFFFF"/>
        </w:rPr>
        <w:t>Fortineau</w:t>
      </w:r>
      <w:proofErr w:type="spellEnd"/>
      <w:r w:rsidRPr="007058A6">
        <w:rPr>
          <w:color w:val="1F1F1F"/>
          <w:sz w:val="24"/>
          <w:szCs w:val="21"/>
          <w:shd w:val="clear" w:color="auto" w:fill="FFFFFF"/>
        </w:rPr>
        <w:t xml:space="preserve"> designed the experimental test bed and the impedance methodology, conducted the experiments and data analysis, and mainly contributed to the redaction of this article.</w:t>
      </w:r>
    </w:p>
    <w:p w14:paraId="6F51993A" w14:textId="77777777" w:rsidR="00381D8D" w:rsidRPr="00C876D5" w:rsidRDefault="00381D8D" w:rsidP="0074316B">
      <w:pPr>
        <w:suppressLineNumbers/>
        <w:spacing w:before="114"/>
        <w:ind w:left="113" w:right="256"/>
        <w:rPr>
          <w:b/>
          <w:sz w:val="24"/>
          <w:szCs w:val="24"/>
        </w:rPr>
      </w:pPr>
    </w:p>
    <w:p w14:paraId="63A3AEDE" w14:textId="4496DC77" w:rsidR="00E2791E" w:rsidRPr="00E2791E" w:rsidRDefault="00381D8D" w:rsidP="0074316B">
      <w:pPr>
        <w:suppressLineNumbers/>
        <w:spacing w:before="18"/>
        <w:ind w:left="20"/>
        <w:rPr>
          <w:sz w:val="24"/>
          <w:szCs w:val="24"/>
        </w:rPr>
      </w:pPr>
      <w:r w:rsidRPr="00E2791E">
        <w:rPr>
          <w:b/>
          <w:sz w:val="24"/>
          <w:szCs w:val="24"/>
        </w:rPr>
        <w:t xml:space="preserve">Running head </w:t>
      </w:r>
      <w:proofErr w:type="gramStart"/>
      <w:r w:rsidRPr="00E2791E">
        <w:rPr>
          <w:b/>
          <w:sz w:val="24"/>
          <w:szCs w:val="24"/>
        </w:rPr>
        <w:t>title :</w:t>
      </w:r>
      <w:proofErr w:type="gramEnd"/>
      <w:r w:rsidRPr="00E2791E">
        <w:rPr>
          <w:b/>
          <w:sz w:val="24"/>
          <w:szCs w:val="24"/>
        </w:rPr>
        <w:t xml:space="preserve"> </w:t>
      </w:r>
      <w:r w:rsidR="00E2791E" w:rsidRPr="00E2791E">
        <w:rPr>
          <w:sz w:val="24"/>
          <w:szCs w:val="24"/>
        </w:rPr>
        <w:t>Human arm impedance in a rhythmic human-robot interaction</w:t>
      </w:r>
    </w:p>
    <w:p w14:paraId="3C9360CA" w14:textId="32C24231" w:rsidR="0070663D" w:rsidRPr="00E2791E" w:rsidRDefault="0070663D" w:rsidP="0074316B">
      <w:pPr>
        <w:suppressLineNumbers/>
        <w:spacing w:before="114"/>
        <w:ind w:left="113" w:right="256"/>
        <w:rPr>
          <w:b/>
          <w:sz w:val="24"/>
          <w:szCs w:val="24"/>
        </w:rPr>
      </w:pPr>
    </w:p>
    <w:p w14:paraId="29030059" w14:textId="77777777" w:rsidR="00381D8D" w:rsidRDefault="00381D8D" w:rsidP="0074316B">
      <w:pPr>
        <w:suppressLineNumbers/>
        <w:rPr>
          <w:sz w:val="28"/>
        </w:rPr>
      </w:pPr>
      <w:r>
        <w:rPr>
          <w:sz w:val="28"/>
        </w:rPr>
        <w:br w:type="page"/>
      </w:r>
    </w:p>
    <w:p w14:paraId="142A03DA" w14:textId="56F56647" w:rsidR="00487D89" w:rsidRPr="009E764D" w:rsidRDefault="00487D89" w:rsidP="0074316B">
      <w:pPr>
        <w:pStyle w:val="Titre1"/>
        <w:spacing w:line="360" w:lineRule="auto"/>
        <w:ind w:left="142"/>
        <w:rPr>
          <w:sz w:val="28"/>
        </w:rPr>
      </w:pPr>
      <w:r w:rsidRPr="009E764D">
        <w:rPr>
          <w:sz w:val="28"/>
        </w:rPr>
        <w:lastRenderedPageBreak/>
        <w:t>Abstract</w:t>
      </w:r>
    </w:p>
    <w:p w14:paraId="1B1C0D09" w14:textId="774522EC" w:rsidR="001C474D" w:rsidRDefault="001C474D" w:rsidP="001C474D">
      <w:pPr>
        <w:pStyle w:val="Titre2"/>
        <w:spacing w:line="360" w:lineRule="auto"/>
        <w:jc w:val="both"/>
        <w:rPr>
          <w:lang w:bidi="ar-SA"/>
        </w:rPr>
      </w:pPr>
      <w:r>
        <w:rPr>
          <w:b w:val="0"/>
          <w:bCs w:val="0"/>
          <w:sz w:val="24"/>
          <w:szCs w:val="24"/>
        </w:rPr>
        <w:t xml:space="preserve">Estimating the human endpoint impedance interacting with a physical environment provides insights for goal-directed human movements during physical interactions. The endpoint impedance of the upper limb </w:t>
      </w:r>
      <w:proofErr w:type="gramStart"/>
      <w:r>
        <w:rPr>
          <w:b w:val="0"/>
          <w:bCs w:val="0"/>
          <w:sz w:val="24"/>
          <w:szCs w:val="24"/>
        </w:rPr>
        <w:t>was examined</w:t>
      </w:r>
      <w:proofErr w:type="gramEnd"/>
      <w:r>
        <w:rPr>
          <w:b w:val="0"/>
          <w:bCs w:val="0"/>
          <w:sz w:val="24"/>
          <w:szCs w:val="24"/>
        </w:rPr>
        <w:t xml:space="preserve"> during a hybrid ball-bouncing task with simulated haptic feedback while participants manipulated an admittance-controlled robot. A force-perturbation method </w:t>
      </w:r>
      <w:proofErr w:type="gramStart"/>
      <w:r>
        <w:rPr>
          <w:b w:val="0"/>
          <w:bCs w:val="0"/>
          <w:sz w:val="24"/>
          <w:szCs w:val="24"/>
        </w:rPr>
        <w:t>was used</w:t>
      </w:r>
      <w:proofErr w:type="gramEnd"/>
      <w:r>
        <w:rPr>
          <w:b w:val="0"/>
          <w:bCs w:val="0"/>
          <w:sz w:val="24"/>
          <w:szCs w:val="24"/>
        </w:rPr>
        <w:t xml:space="preserve"> to estimate the endpoint parameters of a cohort of participants in two experiments. Experimental conditions of the ball-bouncing task </w:t>
      </w:r>
      <w:proofErr w:type="gramStart"/>
      <w:r>
        <w:rPr>
          <w:b w:val="0"/>
          <w:bCs w:val="0"/>
          <w:sz w:val="24"/>
          <w:szCs w:val="24"/>
        </w:rPr>
        <w:t>were simulated</w:t>
      </w:r>
      <w:proofErr w:type="gramEnd"/>
      <w:r>
        <w:rPr>
          <w:b w:val="0"/>
          <w:bCs w:val="0"/>
          <w:sz w:val="24"/>
          <w:szCs w:val="24"/>
        </w:rPr>
        <w:t xml:space="preserve"> in a digital environment. One experiment studied the influence of the target height, while the other studied the impedance at three cyclic phases of the rhythmic movement induced by the task. The participant's performances during the task </w:t>
      </w:r>
      <w:proofErr w:type="gramStart"/>
      <w:r>
        <w:rPr>
          <w:b w:val="0"/>
          <w:bCs w:val="0"/>
          <w:sz w:val="24"/>
          <w:szCs w:val="24"/>
        </w:rPr>
        <w:t>were analyzed, clustered, and compared with estimated impedance parameters</w:t>
      </w:r>
      <w:proofErr w:type="gramEnd"/>
      <w:r>
        <w:rPr>
          <w:b w:val="0"/>
          <w:bCs w:val="0"/>
          <w:sz w:val="24"/>
          <w:szCs w:val="24"/>
        </w:rPr>
        <w:t>. However, the experiments proposed did not support the criticality of endpoint impedance with regard to the performance in the studied task. Timing control and kinematics seemed to be more relevant to performance. Nevertheless, the endpoint impedance parameters estimated described significant cyclic variations during the rhythmic task. The stiffness described a quasi-linear increase. Yet, the damping and mass variations seemed caused by geometric and kinematic variations. Therefore, this study supports active control's importance in achieving stable rhythmic movements in hybrid tasks</w:t>
      </w:r>
      <w:r w:rsidR="008D4EAA">
        <w:rPr>
          <w:b w:val="0"/>
          <w:bCs w:val="0"/>
          <w:sz w:val="24"/>
          <w:szCs w:val="24"/>
        </w:rPr>
        <w:t xml:space="preserve"> for non-expert users</w:t>
      </w:r>
      <w:bookmarkStart w:id="0" w:name="_GoBack"/>
      <w:bookmarkEnd w:id="0"/>
      <w:r>
        <w:rPr>
          <w:b w:val="0"/>
          <w:bCs w:val="0"/>
          <w:sz w:val="24"/>
          <w:szCs w:val="24"/>
        </w:rPr>
        <w:t>, rather than passive viscoelastic properties.</w:t>
      </w:r>
    </w:p>
    <w:p w14:paraId="3EFC4113" w14:textId="77777777" w:rsidR="004D7DA3" w:rsidRPr="00E30711" w:rsidRDefault="004D7DA3" w:rsidP="00932D3D">
      <w:pPr>
        <w:pStyle w:val="Titre2"/>
        <w:spacing w:line="360" w:lineRule="auto"/>
        <w:jc w:val="both"/>
        <w:rPr>
          <w:b w:val="0"/>
          <w:bCs w:val="0"/>
          <w:sz w:val="24"/>
          <w:szCs w:val="24"/>
        </w:rPr>
      </w:pPr>
    </w:p>
    <w:p w14:paraId="1F7CB420" w14:textId="544C20A7" w:rsidR="00E2791E" w:rsidRPr="00E2791E" w:rsidRDefault="00E2791E" w:rsidP="00932D3D">
      <w:pPr>
        <w:pStyle w:val="Titre2"/>
        <w:spacing w:line="360" w:lineRule="auto"/>
        <w:jc w:val="both"/>
        <w:rPr>
          <w:bCs w:val="0"/>
          <w:sz w:val="24"/>
          <w:szCs w:val="24"/>
        </w:rPr>
      </w:pPr>
      <w:proofErr w:type="gramStart"/>
      <w:r w:rsidRPr="00E2791E">
        <w:rPr>
          <w:bCs w:val="0"/>
          <w:sz w:val="24"/>
          <w:szCs w:val="24"/>
        </w:rPr>
        <w:t>Keywords :</w:t>
      </w:r>
      <w:proofErr w:type="gramEnd"/>
      <w:r w:rsidR="00B02241">
        <w:rPr>
          <w:bCs w:val="0"/>
          <w:sz w:val="24"/>
          <w:szCs w:val="24"/>
        </w:rPr>
        <w:t xml:space="preserve"> </w:t>
      </w:r>
      <w:r w:rsidR="00B02241" w:rsidRPr="008C3F1A">
        <w:rPr>
          <w:b w:val="0"/>
          <w:bCs w:val="0"/>
          <w:sz w:val="24"/>
          <w:szCs w:val="24"/>
        </w:rPr>
        <w:t>Physical human-robot interactions, endpoint-impedance, rhythmic movements, stiffness</w:t>
      </w:r>
    </w:p>
    <w:p w14:paraId="43C89FA9" w14:textId="77777777" w:rsidR="00E2791E" w:rsidRPr="00E2791E" w:rsidRDefault="00E2791E" w:rsidP="00932D3D">
      <w:pPr>
        <w:pStyle w:val="Titre2"/>
        <w:spacing w:line="360" w:lineRule="auto"/>
        <w:jc w:val="both"/>
        <w:rPr>
          <w:b w:val="0"/>
          <w:bCs w:val="0"/>
          <w:sz w:val="24"/>
          <w:szCs w:val="24"/>
        </w:rPr>
      </w:pPr>
    </w:p>
    <w:p w14:paraId="2230A769" w14:textId="70B380DD" w:rsidR="00487D89" w:rsidRPr="00E04D64" w:rsidRDefault="00487D89" w:rsidP="00932D3D">
      <w:pPr>
        <w:pStyle w:val="Titre2"/>
        <w:spacing w:line="360" w:lineRule="auto"/>
        <w:rPr>
          <w:sz w:val="24"/>
          <w:szCs w:val="24"/>
        </w:rPr>
      </w:pPr>
      <w:r w:rsidRPr="00E04D64">
        <w:rPr>
          <w:sz w:val="24"/>
          <w:szCs w:val="24"/>
        </w:rPr>
        <w:t>News &amp; Noteworthy</w:t>
      </w:r>
    </w:p>
    <w:p w14:paraId="4B3BE06B" w14:textId="023A5F4D" w:rsidR="00E2791E" w:rsidRDefault="00932D3D" w:rsidP="0074316B">
      <w:pPr>
        <w:pStyle w:val="Corpsdetexte"/>
        <w:spacing w:before="111" w:after="111" w:line="360" w:lineRule="auto"/>
        <w:ind w:left="142"/>
        <w:jc w:val="both"/>
        <w:rPr>
          <w:sz w:val="24"/>
          <w:szCs w:val="24"/>
        </w:rPr>
      </w:pPr>
      <w:r w:rsidRPr="00932D3D">
        <w:rPr>
          <w:sz w:val="24"/>
          <w:szCs w:val="24"/>
        </w:rPr>
        <w:t xml:space="preserve">The arm's endpoint impedance of more than thirty participants </w:t>
      </w:r>
      <w:proofErr w:type="gramStart"/>
      <w:r w:rsidRPr="00932D3D">
        <w:rPr>
          <w:sz w:val="24"/>
          <w:szCs w:val="24"/>
        </w:rPr>
        <w:t>was exami</w:t>
      </w:r>
      <w:r w:rsidR="009A4127">
        <w:rPr>
          <w:sz w:val="24"/>
          <w:szCs w:val="24"/>
        </w:rPr>
        <w:t>ned</w:t>
      </w:r>
      <w:proofErr w:type="gramEnd"/>
      <w:r w:rsidR="009A4127">
        <w:rPr>
          <w:sz w:val="24"/>
          <w:szCs w:val="24"/>
        </w:rPr>
        <w:t xml:space="preserve"> in a dynamic rhythmic task</w:t>
      </w:r>
      <w:r w:rsidRPr="00932D3D">
        <w:rPr>
          <w:sz w:val="24"/>
          <w:szCs w:val="24"/>
        </w:rPr>
        <w:t xml:space="preserve">, during physical human-robot interactions without constraint about the participant's joints. </w:t>
      </w:r>
      <w:r w:rsidR="001E7009">
        <w:rPr>
          <w:sz w:val="24"/>
          <w:szCs w:val="24"/>
        </w:rPr>
        <w:t>Satisfying identifications</w:t>
      </w:r>
      <w:r w:rsidRPr="00932D3D">
        <w:rPr>
          <w:sz w:val="24"/>
          <w:szCs w:val="24"/>
        </w:rPr>
        <w:t xml:space="preserve"> </w:t>
      </w:r>
      <w:proofErr w:type="gramStart"/>
      <w:r w:rsidRPr="00932D3D">
        <w:rPr>
          <w:sz w:val="24"/>
          <w:szCs w:val="24"/>
        </w:rPr>
        <w:t>were obtained</w:t>
      </w:r>
      <w:proofErr w:type="gramEnd"/>
      <w:r w:rsidRPr="00932D3D">
        <w:rPr>
          <w:sz w:val="24"/>
          <w:szCs w:val="24"/>
        </w:rPr>
        <w:t xml:space="preserve"> </w:t>
      </w:r>
      <w:r w:rsidRPr="00E04D64">
        <w:rPr>
          <w:sz w:val="24"/>
          <w:szCs w:val="24"/>
        </w:rPr>
        <w:t>(</w:t>
      </w:r>
      <m:oMath>
        <m:acc>
          <m:accPr>
            <m:chr m:val="̅"/>
            <m:ctrlPr>
              <w:rPr>
                <w:rFonts w:ascii="Cambria Math" w:hAnsi="Cambria Math"/>
                <w:i/>
                <w:sz w:val="24"/>
                <w:szCs w:val="24"/>
              </w:rPr>
            </m:ctrlPr>
          </m:accPr>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e>
        </m:acc>
        <m:r>
          <w:rPr>
            <w:rFonts w:ascii="Cambria Math" w:hAnsi="Cambria Math"/>
            <w:sz w:val="24"/>
            <w:szCs w:val="24"/>
          </w:rPr>
          <m:t>&gt;90%</m:t>
        </m:r>
      </m:oMath>
      <w:r w:rsidRPr="00E04D64">
        <w:rPr>
          <w:sz w:val="24"/>
          <w:szCs w:val="24"/>
        </w:rPr>
        <w:t>)</w:t>
      </w:r>
      <w:r>
        <w:rPr>
          <w:sz w:val="24"/>
          <w:szCs w:val="24"/>
        </w:rPr>
        <w:t xml:space="preserve"> </w:t>
      </w:r>
      <w:r w:rsidRPr="00932D3D">
        <w:rPr>
          <w:sz w:val="24"/>
          <w:szCs w:val="24"/>
        </w:rPr>
        <w:t>indicating significant rhythmic variations of the endpoint impedance parameters, and notably an increase of</w:t>
      </w:r>
      <w:r w:rsidR="001E7009">
        <w:rPr>
          <w:sz w:val="24"/>
          <w:szCs w:val="24"/>
        </w:rPr>
        <w:t xml:space="preserve"> stiffness throughout the cycle</w:t>
      </w:r>
      <w:r w:rsidR="00C93643">
        <w:rPr>
          <w:sz w:val="24"/>
          <w:szCs w:val="24"/>
        </w:rPr>
        <w:t>, supposedly in preparation of an impact</w:t>
      </w:r>
      <w:r w:rsidR="001E7009">
        <w:rPr>
          <w:sz w:val="24"/>
          <w:szCs w:val="24"/>
        </w:rPr>
        <w:t>.</w:t>
      </w:r>
      <w:r w:rsidRPr="00932D3D">
        <w:rPr>
          <w:sz w:val="24"/>
          <w:szCs w:val="24"/>
        </w:rPr>
        <w:t xml:space="preserve"> </w:t>
      </w:r>
      <w:r w:rsidR="001E7009">
        <w:rPr>
          <w:sz w:val="24"/>
          <w:szCs w:val="24"/>
        </w:rPr>
        <w:t>Nevertheless,</w:t>
      </w:r>
      <w:r w:rsidRPr="00932D3D">
        <w:rPr>
          <w:sz w:val="24"/>
          <w:szCs w:val="24"/>
        </w:rPr>
        <w:t xml:space="preserve"> performances </w:t>
      </w:r>
      <w:proofErr w:type="gramStart"/>
      <w:r w:rsidRPr="00932D3D">
        <w:rPr>
          <w:sz w:val="24"/>
          <w:szCs w:val="24"/>
        </w:rPr>
        <w:t>were not correlated</w:t>
      </w:r>
      <w:proofErr w:type="gramEnd"/>
      <w:r w:rsidRPr="00932D3D">
        <w:rPr>
          <w:sz w:val="24"/>
          <w:szCs w:val="24"/>
        </w:rPr>
        <w:t xml:space="preserve"> with impedance variations</w:t>
      </w:r>
      <w:r w:rsidR="001E7009">
        <w:rPr>
          <w:sz w:val="24"/>
          <w:szCs w:val="24"/>
        </w:rPr>
        <w:t xml:space="preserve"> in this study</w:t>
      </w:r>
      <w:r w:rsidRPr="00932D3D">
        <w:rPr>
          <w:sz w:val="24"/>
          <w:szCs w:val="24"/>
        </w:rPr>
        <w:t>.</w:t>
      </w:r>
      <w:r w:rsidR="00E2791E">
        <w:rPr>
          <w:sz w:val="24"/>
          <w:szCs w:val="24"/>
        </w:rPr>
        <w:br w:type="page"/>
      </w:r>
    </w:p>
    <w:p w14:paraId="18F19336" w14:textId="77777777" w:rsidR="00270622" w:rsidRPr="009E764D" w:rsidRDefault="00FD0527" w:rsidP="00E04D64">
      <w:pPr>
        <w:pStyle w:val="Titre1"/>
        <w:spacing w:line="360" w:lineRule="auto"/>
        <w:rPr>
          <w:sz w:val="28"/>
          <w:szCs w:val="28"/>
        </w:rPr>
      </w:pPr>
      <w:r w:rsidRPr="009E764D">
        <w:rPr>
          <w:sz w:val="28"/>
          <w:szCs w:val="28"/>
        </w:rPr>
        <w:lastRenderedPageBreak/>
        <w:t>Introduction</w:t>
      </w:r>
    </w:p>
    <w:p w14:paraId="31AB81DD" w14:textId="101DCF09" w:rsidR="00C6136B" w:rsidRPr="00E04D64" w:rsidRDefault="002575D3" w:rsidP="00E04D64">
      <w:pPr>
        <w:pStyle w:val="Corpsdetexte"/>
        <w:spacing w:before="113" w:after="111" w:line="360" w:lineRule="auto"/>
        <w:ind w:left="142"/>
        <w:jc w:val="both"/>
        <w:rPr>
          <w:sz w:val="24"/>
          <w:szCs w:val="24"/>
        </w:rPr>
      </w:pPr>
      <w:r w:rsidRPr="00E04D64">
        <w:rPr>
          <w:sz w:val="24"/>
          <w:szCs w:val="24"/>
        </w:rPr>
        <w:t xml:space="preserve">Humans </w:t>
      </w:r>
      <w:r w:rsidR="004B7B09" w:rsidRPr="00E04D64">
        <w:rPr>
          <w:sz w:val="24"/>
          <w:szCs w:val="24"/>
        </w:rPr>
        <w:t>can tailor</w:t>
      </w:r>
      <w:r w:rsidRPr="00E04D64">
        <w:rPr>
          <w:sz w:val="24"/>
          <w:szCs w:val="24"/>
        </w:rPr>
        <w:t xml:space="preserve"> t</w:t>
      </w:r>
      <w:r w:rsidR="00EC00B6" w:rsidRPr="00E04D64">
        <w:rPr>
          <w:sz w:val="24"/>
          <w:szCs w:val="24"/>
        </w:rPr>
        <w:t>heir limbs’ dynamic properties</w:t>
      </w:r>
      <w:r w:rsidRPr="00E04D64">
        <w:rPr>
          <w:sz w:val="24"/>
          <w:szCs w:val="24"/>
        </w:rPr>
        <w:t xml:space="preserve"> to achieve stable behavior with a wide range of environments while </w:t>
      </w:r>
      <w:r w:rsidR="00BB6B0D">
        <w:rPr>
          <w:sz w:val="24"/>
          <w:szCs w:val="24"/>
        </w:rPr>
        <w:t xml:space="preserve">simultaneously </w:t>
      </w:r>
      <w:r w:rsidR="004B7B09" w:rsidRPr="00E04D64">
        <w:rPr>
          <w:sz w:val="24"/>
          <w:szCs w:val="24"/>
        </w:rPr>
        <w:t xml:space="preserve">ensuring </w:t>
      </w:r>
      <w:r w:rsidRPr="00E04D64">
        <w:rPr>
          <w:sz w:val="24"/>
          <w:szCs w:val="24"/>
        </w:rPr>
        <w:t>dexterous performances</w:t>
      </w:r>
      <w:r w:rsidR="00987A08" w:rsidRPr="00E04D64">
        <w:rPr>
          <w:sz w:val="24"/>
          <w:szCs w:val="24"/>
        </w:rPr>
        <w:t xml:space="preserve"> </w:t>
      </w:r>
      <w:r w:rsidR="005A4BBC" w:rsidRPr="00E04D64">
        <w:rPr>
          <w:sz w:val="24"/>
          <w:szCs w:val="24"/>
        </w:rPr>
        <w:fldChar w:fldCharType="begin"/>
      </w:r>
      <w:r w:rsidR="00FD2558">
        <w:rPr>
          <w:sz w:val="24"/>
          <w:szCs w:val="24"/>
        </w:rPr>
        <w:instrText xml:space="preserve"> ADDIN ZOTERO_ITEM CSL_CITATION {"citationID":"LJkvBsoO","properties":{"formattedCitation":"(1\\uc0\\u8211{}3)","plainCitation":"(1–3)","noteIndex":0},"citationItems":[{"id":7,"uris":["http://zotero.org/users/5243746/items/9CHZY29Z"],"itemData":{"id":7,"type":"article-journal","abstract":"To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E."},{"family":"Kawato","given":"Mitsuo"}],"issued":{"date-parts":[["2001",11]]}}},{"id":957,"uris":["http://zotero.org/users/5243746/items/HNFQKMNW"],"itemData":{"id":957,"type":"article-journal","abstract":"This study investigated the neuromuscular mechanisms underlying the initial stage of adaptation to novel dynamics. A destabilizing velocity-dependent force field (VF) was introduced for sets of three consecutive trials. Between sets a random number of 4–8 null field trials were interposed, where the VF was inactivated. This prevented subjects from learning the novel dynamics, making it possible to repeatedly recreate the initial adaptive response. We were able to investigate detailed changes in neural control between the first, second and third VF trials. We identified two feedforward control mechanisms, which were initiated on the second VF trial and resulted in a 50% reduction in the hand path error. Responses to disturbances encountered on the first VF trial were feedback in nature, i.e. reflexes and voluntary correction of errors. However, on the second VF trial, muscle activation patterns were modified in anticipation of the effects of the force field. Feedforward cocontraction of all muscles was used to increase the viscoelastic impedance of the arm. While stiffening the arm, subjects also exerted a lateral force to counteract the perturbing effect of the force field. These anticipatory actions indicate that the central nervous system responds rapidly to counteract hitherto unfamiliar disturbances by a combination of increased viscoelastic impedance and formation of a crude internal dynamics model.","container-title":"The Journal of Physiology","DOI":"10.1113/jphysiol.2005.090449","ISSN":"1469-7793","issue":"2","language":"en","note":"_eprint: https://physoc.onlinelibrary.wiley.com/doi/pdf/10.1113/jphysiol.2005.090449","page":"651-664","source":"Wiley Online Library","title":"Impedance control and internal model use during the initial stage of adaptation to novel dynamics in humans","volume":"567","author":[{"family":"Milner","given":"Theodore E."},{"family":"Franklin","given":"David W."}],"issued":{"date-parts":[["2005"]]}}},{"id":12,"uris":["http://zotero.org/users/5243746/items/EIDNW67S"],"itemData":{"id":12,"type":"article-journal","abstract":"A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005A4BBC" w:rsidRPr="00E04D64">
        <w:rPr>
          <w:sz w:val="24"/>
          <w:szCs w:val="24"/>
        </w:rPr>
        <w:fldChar w:fldCharType="separate"/>
      </w:r>
      <w:r w:rsidR="00FD2558" w:rsidRPr="00FD2558">
        <w:rPr>
          <w:sz w:val="24"/>
          <w:szCs w:val="24"/>
        </w:rPr>
        <w:t>(1–3)</w:t>
      </w:r>
      <w:r w:rsidR="005A4BBC" w:rsidRPr="00E04D64">
        <w:rPr>
          <w:sz w:val="24"/>
          <w:szCs w:val="24"/>
        </w:rPr>
        <w:fldChar w:fldCharType="end"/>
      </w:r>
      <w:r w:rsidR="00E27E36">
        <w:rPr>
          <w:sz w:val="24"/>
          <w:szCs w:val="24"/>
        </w:rPr>
        <w:t xml:space="preserve">. </w:t>
      </w:r>
      <w:r w:rsidR="00C6136B" w:rsidRPr="00E04D64">
        <w:rPr>
          <w:sz w:val="24"/>
          <w:szCs w:val="24"/>
        </w:rPr>
        <w:t xml:space="preserve">Measuring </w:t>
      </w:r>
      <w:r w:rsidR="00E91C75" w:rsidRPr="00E04D64">
        <w:rPr>
          <w:sz w:val="24"/>
          <w:szCs w:val="24"/>
        </w:rPr>
        <w:t xml:space="preserve">the </w:t>
      </w:r>
      <w:r w:rsidR="00C6136B" w:rsidRPr="00E04D64">
        <w:rPr>
          <w:sz w:val="24"/>
          <w:szCs w:val="24"/>
        </w:rPr>
        <w:t>properties of the humans’ interactions during various task</w:t>
      </w:r>
      <w:r w:rsidR="00E91C75" w:rsidRPr="00E04D64">
        <w:rPr>
          <w:sz w:val="24"/>
          <w:szCs w:val="24"/>
        </w:rPr>
        <w:t>s</w:t>
      </w:r>
      <w:r w:rsidR="008B7048" w:rsidRPr="00E04D64">
        <w:rPr>
          <w:sz w:val="24"/>
          <w:szCs w:val="24"/>
        </w:rPr>
        <w:t xml:space="preserve"> is relevant to understand</w:t>
      </w:r>
      <w:r w:rsidR="00C6136B" w:rsidRPr="00E04D64">
        <w:rPr>
          <w:sz w:val="24"/>
          <w:szCs w:val="24"/>
        </w:rPr>
        <w:t xml:space="preserve"> the emergence of perturbed goal</w:t>
      </w:r>
      <w:r w:rsidR="00BF701A" w:rsidRPr="00E04D64">
        <w:rPr>
          <w:sz w:val="24"/>
          <w:szCs w:val="24"/>
        </w:rPr>
        <w:t>-</w:t>
      </w:r>
      <w:r w:rsidR="00C6136B" w:rsidRPr="00E04D64">
        <w:rPr>
          <w:sz w:val="24"/>
          <w:szCs w:val="24"/>
        </w:rPr>
        <w:t>directed move</w:t>
      </w:r>
      <w:r w:rsidR="000058CE" w:rsidRPr="00E04D64">
        <w:rPr>
          <w:sz w:val="24"/>
          <w:szCs w:val="24"/>
        </w:rPr>
        <w:t xml:space="preserve">ments. </w:t>
      </w:r>
      <w:r w:rsidR="00BB6B0D">
        <w:rPr>
          <w:sz w:val="24"/>
          <w:szCs w:val="24"/>
        </w:rPr>
        <w:t>R</w:t>
      </w:r>
      <w:r w:rsidR="005A029E" w:rsidRPr="00E04D64">
        <w:rPr>
          <w:sz w:val="24"/>
          <w:szCs w:val="24"/>
        </w:rPr>
        <w:t>eproducing</w:t>
      </w:r>
      <w:r w:rsidR="00C6136B" w:rsidRPr="00E04D64">
        <w:rPr>
          <w:sz w:val="24"/>
          <w:szCs w:val="24"/>
        </w:rPr>
        <w:t xml:space="preserve"> these behaviors </w:t>
      </w:r>
      <w:r w:rsidR="005A029E" w:rsidRPr="00E04D64">
        <w:rPr>
          <w:sz w:val="24"/>
          <w:szCs w:val="24"/>
        </w:rPr>
        <w:t>applies</w:t>
      </w:r>
      <w:r w:rsidR="00C6136B" w:rsidRPr="00E04D64">
        <w:rPr>
          <w:sz w:val="24"/>
          <w:szCs w:val="24"/>
        </w:rPr>
        <w:t xml:space="preserve"> to the design of bio-inspired robot cont</w:t>
      </w:r>
      <w:r w:rsidR="0019514C" w:rsidRPr="00E04D64">
        <w:rPr>
          <w:sz w:val="24"/>
          <w:szCs w:val="24"/>
        </w:rPr>
        <w:t>rol</w:t>
      </w:r>
      <w:r w:rsidR="00BF701A" w:rsidRPr="00E04D64">
        <w:rPr>
          <w:sz w:val="24"/>
          <w:szCs w:val="24"/>
        </w:rPr>
        <w:t xml:space="preserve"> </w:t>
      </w:r>
      <w:r w:rsidR="005A029E" w:rsidRPr="00E04D64">
        <w:rPr>
          <w:sz w:val="24"/>
          <w:szCs w:val="24"/>
        </w:rPr>
        <w:t>and</w:t>
      </w:r>
      <w:r w:rsidR="00BF701A" w:rsidRPr="00E04D64">
        <w:rPr>
          <w:sz w:val="24"/>
          <w:szCs w:val="24"/>
        </w:rPr>
        <w:t xml:space="preserve"> </w:t>
      </w:r>
      <w:proofErr w:type="gramStart"/>
      <w:r w:rsidR="00BF701A" w:rsidRPr="00E04D64">
        <w:rPr>
          <w:sz w:val="24"/>
          <w:szCs w:val="24"/>
        </w:rPr>
        <w:t>can also</w:t>
      </w:r>
      <w:proofErr w:type="gramEnd"/>
      <w:r w:rsidR="00BF701A" w:rsidRPr="00E04D64">
        <w:rPr>
          <w:sz w:val="24"/>
          <w:szCs w:val="24"/>
        </w:rPr>
        <w:t xml:space="preserve"> help </w:t>
      </w:r>
      <w:r w:rsidR="00E23618">
        <w:rPr>
          <w:sz w:val="24"/>
          <w:szCs w:val="24"/>
        </w:rPr>
        <w:t>gain insight into</w:t>
      </w:r>
      <w:r w:rsidR="00E23618" w:rsidRPr="00E04D64">
        <w:rPr>
          <w:sz w:val="24"/>
          <w:szCs w:val="24"/>
        </w:rPr>
        <w:t xml:space="preserve"> </w:t>
      </w:r>
      <w:r w:rsidR="00C6136B" w:rsidRPr="00E04D64">
        <w:rPr>
          <w:sz w:val="24"/>
          <w:szCs w:val="24"/>
        </w:rPr>
        <w:t>human motor</w:t>
      </w:r>
      <w:r w:rsidR="005E5FEF" w:rsidRPr="00E04D64">
        <w:rPr>
          <w:sz w:val="24"/>
          <w:szCs w:val="24"/>
        </w:rPr>
        <w:t xml:space="preserve"> control</w:t>
      </w:r>
      <w:r w:rsidR="00C6136B" w:rsidRPr="00E04D64">
        <w:rPr>
          <w:sz w:val="24"/>
          <w:szCs w:val="24"/>
        </w:rPr>
        <w:t xml:space="preserve">. </w:t>
      </w:r>
    </w:p>
    <w:p w14:paraId="03A9B482" w14:textId="62E3F0BE" w:rsidR="002575D3" w:rsidRPr="00FD2558" w:rsidRDefault="00E23618" w:rsidP="00E04D64">
      <w:pPr>
        <w:pStyle w:val="Corpsdetexte"/>
        <w:spacing w:after="111" w:line="360" w:lineRule="auto"/>
        <w:ind w:left="142"/>
        <w:jc w:val="both"/>
        <w:rPr>
          <w:sz w:val="24"/>
          <w:szCs w:val="24"/>
        </w:rPr>
      </w:pPr>
      <w:r>
        <w:rPr>
          <w:sz w:val="24"/>
          <w:szCs w:val="24"/>
        </w:rPr>
        <w:t>Among</w:t>
      </w:r>
      <w:r w:rsidR="00064DA9">
        <w:rPr>
          <w:sz w:val="24"/>
          <w:szCs w:val="24"/>
        </w:rPr>
        <w:t xml:space="preserve"> </w:t>
      </w:r>
      <w:proofErr w:type="spellStart"/>
      <w:r w:rsidR="00064DA9">
        <w:rPr>
          <w:sz w:val="24"/>
          <w:szCs w:val="24"/>
        </w:rPr>
        <w:t>themany</w:t>
      </w:r>
      <w:proofErr w:type="spellEnd"/>
      <w:r w:rsidR="00064DA9">
        <w:rPr>
          <w:sz w:val="24"/>
          <w:szCs w:val="24"/>
        </w:rPr>
        <w:t xml:space="preserve"> </w:t>
      </w:r>
      <w:proofErr w:type="spellStart"/>
      <w:r w:rsidR="00064DA9">
        <w:rPr>
          <w:sz w:val="24"/>
          <w:szCs w:val="24"/>
        </w:rPr>
        <w:t>dynamicproperties</w:t>
      </w:r>
      <w:proofErr w:type="spellEnd"/>
      <w:r w:rsidR="00064DA9">
        <w:rPr>
          <w:sz w:val="24"/>
          <w:szCs w:val="24"/>
        </w:rPr>
        <w:t xml:space="preserve"> of limb</w:t>
      </w:r>
      <w:r>
        <w:rPr>
          <w:sz w:val="24"/>
          <w:szCs w:val="24"/>
        </w:rPr>
        <w:t xml:space="preserve">, </w:t>
      </w:r>
      <w:r w:rsidR="00064DA9">
        <w:rPr>
          <w:sz w:val="24"/>
          <w:szCs w:val="24"/>
        </w:rPr>
        <w:t>researchers have studied the</w:t>
      </w:r>
      <w:r w:rsidR="002575D3" w:rsidRPr="00E04D64">
        <w:rPr>
          <w:sz w:val="24"/>
          <w:szCs w:val="24"/>
        </w:rPr>
        <w:t xml:space="preserve"> mechanical impedance for d</w:t>
      </w:r>
      <w:r w:rsidR="00C6136B" w:rsidRPr="00E04D64">
        <w:rPr>
          <w:sz w:val="24"/>
          <w:szCs w:val="24"/>
        </w:rPr>
        <w:t xml:space="preserve">ecades under the control prism </w:t>
      </w:r>
      <w:r w:rsidR="005A4BBC" w:rsidRPr="00E04D64">
        <w:rPr>
          <w:sz w:val="24"/>
          <w:szCs w:val="24"/>
        </w:rPr>
        <w:fldChar w:fldCharType="begin"/>
      </w:r>
      <w:r w:rsidR="00FD2558">
        <w:rPr>
          <w:sz w:val="24"/>
          <w:szCs w:val="24"/>
        </w:rPr>
        <w:instrText xml:space="preserve"> ADDIN ZOTERO_ITEM CSL_CITATION {"citationID":"puVgV21O","properties":{"unsorted":true,"formattedCitation":"(4\\uc0\\u8211{}6)","plainCitation":"(4–6)","noteIndex":0},"citationItems":[{"id":138,"uris":["http://zotero.org/users/5243746/items/ACVBHCSK"],"itemData":{"id":138,"type":"article-journal","abstract":"When the hand is displaced from an equilibrium posture by an external disturbance, a force is generated to restore the original position. We developed a new experimental method to measure and represent the field of elastic forces associated with posture of the hand in the horizontal plane. While subjects maintained a given posture, small displacements of the hand along different directions were delivered by torque motors. The hand was held in the displaced positions and, at that time, we measured the corresponding restoring forces before the onset of any voluntary reaction. The stiffness in the vicinity of the hand equilibrium position was estimated by analyzing the force and displacement vectors. We chose to represent the stiffness both numerically, as a matrix, and graphically, as an ellipse characterized by three parameters: magnitude (the area), shape (the ratio of axis) and orientation (direction of the major axis). The latter representation captures the main geometrical features of the elastic force field associated with posture. We also evaluated the conservative and nonconservative components of this elastic force field. We found that the former were much larger than the latter and concluded that the behavior of the neuromuscular system of the multiarticular arm is predominantly spring-like. Our data indicated that the shape and orientation of the stiffness were invariant over subjects and over time. We also investigated the ability of our subjects to produce voluntary and adaptive changes in the stiffness. Our findings indicated that, when a disturbance acting along a fixed and predictable direction was imposed, the magnitude of the stiffness was increased but only minor changes in shape and orientation occurred. Taken together, all of these experiments represent a step toward the understanding of the interactions between geometrical and neural factors involved in maintaining hand posture and its interactions with the environment.","container-title":"The Journal of Neuroscience: The Official Journal of the Society for Neuroscience","ISSN":"0270-6474","issue":"10","journalAbbreviation":"J. Neurosci.","language":"eng","note":"PMID: 4045550","page":"2732-2743","source":"PubMed","title":"Neural, mechanical, and geometric factors subserving arm posture in humans","volume":"5","author":[{"family":"Mussa-Ivaldi","given":"F. A."},{"family":"Hogan","given":"N."},{"family":"Bizzi","given":"E."}],"issued":{"date-parts":[["1985",10]]}}},{"id":871,"uris":["http://zotero.org/users/5243746/items/FII7Q23E"],"itemData":{"id":871,"type":"article-journal","abstract":"Stable and efficient coordination in physical human-robot interaction requires consideration of human feedback behavior. In unpredictable tasks, where voluntary cognitive feedback is too slow to guarantee desired task execution, the human must rely on involuntary intrinsic and reflexive feedback. The combined effects of these two feedback mechanisms and the inertial characteristics can be summarized in the involuntary impedance components. In this work, we present a method for the estimation of the involuntary impedance components of the human arm in multi-joint movements. We apply force perturbations to evoke feedback jerks that can be isolated using a high pass filter and limit the duration of the estimation interval to guarantee exclusion of voluntary cognitive feedback. Dynamic regressor representation of the rigid body dynamics of the arm and first order Taylor series expansion of the feedback behavior yield a model that is linear in the involuntary impedance components. The constant values of the inertial parameters are estimated in a static posture maintenance task and subsequently inserted to estimate the remaining components in a dynamic movement task. The method is validated with simulated data of a neuromechanical model of the human arm and its performance is compared to established methods from the literature. The results of the validation demonstrate superior estimation performance for moderate movement velocities, and less influence of the variability of the movements. The applicability to real data and the plausibility of the limited estimation interval are successfully demonstrated in an experiment with human participants.","container-title":"Frontiers in Neuroscience","DOI":"10.3389/fnins.2020.00459","ISSN":"1662-453X","page":"459","source":"Frontiers","title":"Estimation of Involuntary Components of Human Arm Impedance in Multi-Joint Movements via Feedback Jerk Isolation","volume":"14","author":[{"family":"Börner","given":"Hendrik"},{"family":"Endo","given":"Satoshi"},{"family":"Hirche","given":"Sandra"}],"issued":{"date-parts":[["2020"]]}}},{"id":975,"uris":["http://zotero.org/users/5243746/items/XNZZPEW9"],"itemData":{"id":975,"type":"article-journal","abstract":"Accurate and swift tuning of joint impedance is crucial to perform movement and interaction with our environment. Time-varying system identification enables quantification of joint impedance during movement. Many methods have been developed over the years, each with their own mathematical approach and underlying assumptions. Yet, for the identification of joint impedance, a systematic comparison revealing each method's unique strengths and weaknesses, is lacking. Here, we propose a quantitative framework to compare these methods. The framework is used to review five time-varying system identification methods using both simulated data and experimental data. These methods included three time-domain methods: ensemble, short data segment, and basis impulse response function; and two frequency-domain methods: ensemble spectral, and kernel-based regression. In the simulation study, joint stiffness – the static component of impedance – was simulated as a square wave to mimic the most extreme case of time-varying behavior. The identification results were compared based on the (1) variance accounted for (VAF), (2) bias, (3) random, and (4) total estimation error with respect to the simulated joint stiffness; and (5) rise time between two stiffness levels. In the experimental study, human ankle joint impedance was identified. Identification performance was compared using the variability in estimating joint stiffness – representative of the random error – and VAF. The performance metrics revealed distinct identification properties for each method. Therefore, researchers must make a well-justified decision which method is most appropriate for their application. The combination of simulation and experimental work with extensive performance quantification creates a framework for quantitative assessment of newly developed time-varying system identification methods.","container-title":"Annual Reviews in Control","DOI":"10.1016/j.arcontrol.2021.10.010","ISSN":"1367-5788","journalAbbreviation":"Annual Reviews in Control","language":"en","page":"91-107","source":"ScienceDirect","title":"Quantitative comparison of time-varying system identification methods to describe human joint impedance","volume":"52","author":[{"family":"Ruit","given":"Mark","non-dropping-particle":"van de"},{"family":"Mugge","given":"Winfred"},{"family":"Cavallo","given":"Gaia"},{"family":"Lataire","given":"John"},{"family":"Ludvig","given":"Daniel"},{"family":"Schouten","given":"Alfred C."}],"issued":{"date-parts":[["2021",1,1]]}}}],"schema":"https://github.com/citation-style-language/schema/raw/master/csl-citation.json"} </w:instrText>
      </w:r>
      <w:r w:rsidR="005A4BBC" w:rsidRPr="00E04D64">
        <w:rPr>
          <w:sz w:val="24"/>
          <w:szCs w:val="24"/>
        </w:rPr>
        <w:fldChar w:fldCharType="separate"/>
      </w:r>
      <w:r w:rsidR="00FD2558" w:rsidRPr="00FD2558">
        <w:rPr>
          <w:sz w:val="24"/>
          <w:szCs w:val="24"/>
        </w:rPr>
        <w:t>(4–6)</w:t>
      </w:r>
      <w:r w:rsidR="005A4BBC" w:rsidRPr="00E04D64">
        <w:rPr>
          <w:sz w:val="24"/>
          <w:szCs w:val="24"/>
        </w:rPr>
        <w:fldChar w:fldCharType="end"/>
      </w:r>
      <w:r w:rsidR="002575D3" w:rsidRPr="00FD2558">
        <w:rPr>
          <w:sz w:val="24"/>
          <w:szCs w:val="24"/>
        </w:rPr>
        <w:t xml:space="preserve">. </w:t>
      </w:r>
      <w:r w:rsidR="004B7B09" w:rsidRPr="00E04D64">
        <w:rPr>
          <w:sz w:val="24"/>
          <w:szCs w:val="24"/>
        </w:rPr>
        <w:t>Impedance relates kinematics to forces, allowing the</w:t>
      </w:r>
      <w:r w:rsidR="002575D3" w:rsidRPr="00E04D64">
        <w:rPr>
          <w:sz w:val="24"/>
          <w:szCs w:val="24"/>
        </w:rPr>
        <w:t xml:space="preserve"> </w:t>
      </w:r>
      <w:r w:rsidR="004B7B09" w:rsidRPr="00E04D64">
        <w:rPr>
          <w:sz w:val="24"/>
          <w:szCs w:val="24"/>
        </w:rPr>
        <w:t xml:space="preserve">modeling </w:t>
      </w:r>
      <w:r w:rsidR="002575D3" w:rsidRPr="00E04D64">
        <w:rPr>
          <w:sz w:val="24"/>
          <w:szCs w:val="24"/>
        </w:rPr>
        <w:t>of human movements during physical interacti</w:t>
      </w:r>
      <w:r w:rsidR="00C6136B" w:rsidRPr="00E04D64">
        <w:rPr>
          <w:sz w:val="24"/>
          <w:szCs w:val="24"/>
        </w:rPr>
        <w:t>ons. Despite th</w:t>
      </w:r>
      <w:r w:rsidR="005A4BBC" w:rsidRPr="00E04D64">
        <w:rPr>
          <w:sz w:val="24"/>
          <w:szCs w:val="24"/>
        </w:rPr>
        <w:t xml:space="preserve">eir limitations </w:t>
      </w:r>
      <w:r w:rsidR="005A4BBC" w:rsidRPr="00E04D64">
        <w:rPr>
          <w:sz w:val="24"/>
          <w:szCs w:val="24"/>
        </w:rPr>
        <w:fldChar w:fldCharType="begin"/>
      </w:r>
      <w:r w:rsidR="00FD2558">
        <w:rPr>
          <w:sz w:val="24"/>
          <w:szCs w:val="24"/>
        </w:rPr>
        <w:instrText xml:space="preserve"> ADDIN ZOTERO_ITEM CSL_CITATION {"citationID":"5GO7hHS1","properties":{"formattedCitation":"(7)","plainCitation":"(7)","noteIndex":0},"citationItems":[{"id":191,"uris":["http://zotero.org/users/5243746/items/J5ICE8VH"],"itemData":{"id":191,"type":"article-journal","abstract":"Background Visco-elastic properties of the (neuro-)musculoskeletal system play a fundamental role in the control of posture and movement. Often, these properties are described and identified using stiffness-damping-inertia (KBI) models. In such an approach, perturbations are applied to the (neuro-)musculoskeletal system and subsequently KBI-model parameters are optimized to obtain a best fit between simulated and experimentally observed responses. Problems with this approach may arise because a KBI-model neglects critical aspects of the real musculoskeletal system. Methodology/Principal Findings The purpose of this study was to analyze the relation between the musculoskeletal properties and the stiffness and damping estimated using a KBI-model, to analyze how this relation is affected by the nature of the perturbation and to assess the sensitivity of the estimated stiffness and damping to measurement errors. Our analyses show that the estimated stiffness and damping using KBI-models do not resemble any of the dynamical parameters of the underlying system, not even when the responses are very accurately fitted by the KBI-model. Furthermore, the stiffness and damping depend non-linearly on all the dynamical parameters of the underlying system, influenced by the nature of the perturbation and the time interval over which the KBI-model is optimized. Moreover, our analyses predict a very high sensitivity of estimated parameters to measurement errors. Conclusions/Significance The results of this study suggest that the usage of stiffness-damping-inertia models to investigate the dynamical properties of the musculoskeletal system under control by the CNS should be reconsidered.","container-title":"PLOS ONE","DOI":"10.1371/journal.pone.0019568","ISSN":"1932-6203","issue":"5","journalAbbreviation":"PLOS ONE","language":"en","page":"e19568","source":"PLoS Journals","title":"In Vivo Dynamics of the Musculoskeletal System Cannot Be Adequately Described Using a Stiffness-Damping-Inertia Model","volume":"6","author":[{"family":"Kistemaker","given":"Dinant A."},{"family":"Rozendaal","given":"Leonard A."}],"issued":{"date-parts":[["2011",5,27]]}}}],"schema":"https://github.com/citation-style-language/schema/raw/master/csl-citation.json"} </w:instrText>
      </w:r>
      <w:r w:rsidR="005A4BBC" w:rsidRPr="00E04D64">
        <w:rPr>
          <w:sz w:val="24"/>
          <w:szCs w:val="24"/>
        </w:rPr>
        <w:fldChar w:fldCharType="separate"/>
      </w:r>
      <w:r w:rsidR="00FD2558" w:rsidRPr="00FD2558">
        <w:rPr>
          <w:sz w:val="24"/>
        </w:rPr>
        <w:t>(7)</w:t>
      </w:r>
      <w:r w:rsidR="005A4BBC" w:rsidRPr="00E04D64">
        <w:rPr>
          <w:sz w:val="24"/>
          <w:szCs w:val="24"/>
        </w:rPr>
        <w:fldChar w:fldCharType="end"/>
      </w:r>
      <w:r w:rsidR="002575D3" w:rsidRPr="00E04D64">
        <w:rPr>
          <w:sz w:val="24"/>
          <w:szCs w:val="24"/>
        </w:rPr>
        <w:t>, elementary models, such as mass-spring</w:t>
      </w:r>
      <w:r w:rsidR="004B7B09" w:rsidRPr="00E04D64">
        <w:rPr>
          <w:sz w:val="24"/>
          <w:szCs w:val="24"/>
        </w:rPr>
        <w:t>-</w:t>
      </w:r>
      <w:r w:rsidR="002575D3" w:rsidRPr="00E04D64">
        <w:rPr>
          <w:sz w:val="24"/>
          <w:szCs w:val="24"/>
        </w:rPr>
        <w:t xml:space="preserve">damper </w:t>
      </w:r>
      <w:r w:rsidR="004B7B09" w:rsidRPr="00E04D64">
        <w:rPr>
          <w:sz w:val="24"/>
          <w:szCs w:val="24"/>
        </w:rPr>
        <w:t xml:space="preserve">models </w:t>
      </w:r>
      <w:r w:rsidR="002575D3" w:rsidRPr="00E04D64">
        <w:rPr>
          <w:sz w:val="24"/>
          <w:szCs w:val="24"/>
        </w:rPr>
        <w:t xml:space="preserve">(KBM or KBI) or Hill-type </w:t>
      </w:r>
      <w:r w:rsidR="004B7B09" w:rsidRPr="00E04D64">
        <w:rPr>
          <w:sz w:val="24"/>
          <w:szCs w:val="24"/>
        </w:rPr>
        <w:t xml:space="preserve">muscle models, </w:t>
      </w:r>
      <w:r w:rsidR="002575D3" w:rsidRPr="00E04D64">
        <w:rPr>
          <w:sz w:val="24"/>
          <w:szCs w:val="24"/>
        </w:rPr>
        <w:t>have been sh</w:t>
      </w:r>
      <w:r w:rsidR="00C6136B" w:rsidRPr="00E04D64">
        <w:rPr>
          <w:sz w:val="24"/>
          <w:szCs w:val="24"/>
        </w:rPr>
        <w:t xml:space="preserve">own to approach human behavior </w:t>
      </w:r>
      <w:r w:rsidR="005A4BBC" w:rsidRPr="00E04D64">
        <w:rPr>
          <w:sz w:val="24"/>
          <w:szCs w:val="24"/>
        </w:rPr>
        <w:fldChar w:fldCharType="begin"/>
      </w:r>
      <w:r w:rsidR="00FD2558">
        <w:rPr>
          <w:sz w:val="24"/>
          <w:szCs w:val="24"/>
        </w:rPr>
        <w:instrText xml:space="preserve"> ADDIN ZOTERO_ITEM CSL_CITATION {"citationID":"scVEFKNb","properties":{"formattedCitation":"(3)","plainCitation":"(3)","noteIndex":0},"citationItems":[{"id":12,"uris":["http://zotero.org/users/5243746/items/EIDNW67S"],"itemData":{"id":12,"type":"article-journal","abstract":"A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005A4BBC" w:rsidRPr="00E04D64">
        <w:rPr>
          <w:sz w:val="24"/>
          <w:szCs w:val="24"/>
        </w:rPr>
        <w:fldChar w:fldCharType="separate"/>
      </w:r>
      <w:r w:rsidR="00FD2558" w:rsidRPr="00FD2558">
        <w:rPr>
          <w:sz w:val="24"/>
        </w:rPr>
        <w:t>(3)</w:t>
      </w:r>
      <w:r w:rsidR="005A4BBC" w:rsidRPr="00E04D64">
        <w:rPr>
          <w:sz w:val="24"/>
          <w:szCs w:val="24"/>
        </w:rPr>
        <w:fldChar w:fldCharType="end"/>
      </w:r>
      <w:r w:rsidR="00C6136B" w:rsidRPr="00E04D64">
        <w:rPr>
          <w:sz w:val="24"/>
          <w:szCs w:val="24"/>
        </w:rPr>
        <w:t xml:space="preserve"> and performances </w:t>
      </w:r>
      <w:r w:rsidR="005A4BBC" w:rsidRPr="00E04D64">
        <w:rPr>
          <w:sz w:val="24"/>
          <w:szCs w:val="24"/>
        </w:rPr>
        <w:fldChar w:fldCharType="begin"/>
      </w:r>
      <w:r w:rsidR="00FD2558">
        <w:rPr>
          <w:sz w:val="24"/>
          <w:szCs w:val="24"/>
        </w:rPr>
        <w:instrText xml:space="preserve"> ADDIN ZOTERO_ITEM CSL_CITATION {"citationID":"rjUMVr0q","properties":{"formattedCitation":"(8)","plainCitation":"(8)","noteIndex":0},"citationItems":[{"id":18,"uris":["http://zotero.org/users/5243746/items/KTDER4LY"],"itemData":{"id":18,"type":"article-journal","abstract":".This paper describes a simple computational model of joint torque and impedance in human arm movements that can be used to simulate three-dimensional movements of the (redundant) arm or leg and to design the control of robots and human-machine interfaces. This model, based on recent physiological findings, assumes that (1) the central nervous system learns the force and impedance to perform a task successfully in a given stable or unstable dynamic environment and (2) stiffness is linearly related to the magnitude of the joint torque and increased to compensate for environment instability. Comparison with existing data shows that this simple model is able to predict impedance geometry well.","container-title":"Biological Cybernetics","DOI":"10.1007/s00422-004-0484-4","ISSN":"1432-0770","issue":"5","journalAbbreviation":"Biol. Cybern.","language":"en","page":"368-375","source":"Springer Link","title":"A model of force and impedance in human arm movements","volume":"90","author":[{"family":"Tee","given":"K. P."},{"family":"Burdet","given":"E."},{"family":"Chew","given":"C. M."},{"family":"Milner","given":"T. E."}],"issued":{"date-parts":[["2004",5,1]]}}}],"schema":"https://github.com/citation-style-language/schema/raw/master/csl-citation.json"} </w:instrText>
      </w:r>
      <w:r w:rsidR="005A4BBC" w:rsidRPr="00E04D64">
        <w:rPr>
          <w:sz w:val="24"/>
          <w:szCs w:val="24"/>
        </w:rPr>
        <w:fldChar w:fldCharType="separate"/>
      </w:r>
      <w:r w:rsidR="00FD2558" w:rsidRPr="00FD2558">
        <w:rPr>
          <w:sz w:val="24"/>
        </w:rPr>
        <w:t>(8)</w:t>
      </w:r>
      <w:r w:rsidR="005A4BBC" w:rsidRPr="00E04D64">
        <w:rPr>
          <w:sz w:val="24"/>
          <w:szCs w:val="24"/>
        </w:rPr>
        <w:fldChar w:fldCharType="end"/>
      </w:r>
      <w:r w:rsidR="002575D3" w:rsidRPr="00E04D64">
        <w:rPr>
          <w:sz w:val="24"/>
          <w:szCs w:val="24"/>
        </w:rPr>
        <w:t>.</w:t>
      </w:r>
      <w:r w:rsidR="00FA7EC6">
        <w:rPr>
          <w:sz w:val="24"/>
          <w:szCs w:val="24"/>
        </w:rPr>
        <w:t xml:space="preserve"> </w:t>
      </w:r>
      <w:r w:rsidR="002575D3" w:rsidRPr="00E04D64">
        <w:rPr>
          <w:sz w:val="24"/>
          <w:szCs w:val="24"/>
        </w:rPr>
        <w:t>These models do not intend to explain t</w:t>
      </w:r>
      <w:r w:rsidR="005E7692" w:rsidRPr="00E04D64">
        <w:rPr>
          <w:sz w:val="24"/>
          <w:szCs w:val="24"/>
        </w:rPr>
        <w:t>he complete human motor control</w:t>
      </w:r>
      <w:r w:rsidR="002575D3" w:rsidRPr="00E04D64">
        <w:rPr>
          <w:sz w:val="24"/>
          <w:szCs w:val="24"/>
        </w:rPr>
        <w:t xml:space="preserve"> but rather reproduce some of its aspects. More </w:t>
      </w:r>
      <w:r w:rsidR="004B7B09" w:rsidRPr="00E04D64">
        <w:rPr>
          <w:sz w:val="24"/>
          <w:szCs w:val="24"/>
        </w:rPr>
        <w:t xml:space="preserve">comprehensive </w:t>
      </w:r>
      <w:r w:rsidR="00C6136B" w:rsidRPr="00E04D64">
        <w:rPr>
          <w:sz w:val="24"/>
          <w:szCs w:val="24"/>
        </w:rPr>
        <w:t xml:space="preserve">models </w:t>
      </w:r>
      <w:r w:rsidR="002575D3" w:rsidRPr="00E04D64">
        <w:rPr>
          <w:sz w:val="24"/>
          <w:szCs w:val="24"/>
        </w:rPr>
        <w:t xml:space="preserve">are required to </w:t>
      </w:r>
      <w:r>
        <w:rPr>
          <w:sz w:val="24"/>
          <w:szCs w:val="24"/>
        </w:rPr>
        <w:t xml:space="preserve">analyze the neural processes underlying the control of dynamic limbs’ properties </w:t>
      </w:r>
      <w:r w:rsidR="00441B1E" w:rsidRPr="00E04D64">
        <w:rPr>
          <w:sz w:val="24"/>
          <w:szCs w:val="24"/>
        </w:rPr>
        <w:fldChar w:fldCharType="begin"/>
      </w:r>
      <w:r w:rsidR="00FD2558">
        <w:rPr>
          <w:sz w:val="24"/>
          <w:szCs w:val="24"/>
        </w:rPr>
        <w:instrText xml:space="preserve"> ADDIN ZOTERO_ITEM CSL_CITATION {"citationID":"2QdGvIEZ","properties":{"formattedCitation":"(9, 10)","plainCitation":"(9, 10)","noteIndex":0},"citationItems":[{"id":194,"uris":["http://zotero.org/users/5243746/items/T5CZ49SL"],"itemData":{"id":194,"type":"article-journal","abstract":"The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E."}],"issued":{"date-parts":[["2018",10]]}}},{"id":974,"uris":["http://zotero.org/users/5243746/items/AZJGRE9U"],"itemData":{"id":974,"type":"article-journal","abstract":"This paper describes a new small signal parametric model of ankle joint intrinsic mechanics in normal subjects. We found that intrinsic ankle mechanics is a third-order system and the second-order mass-spring-damper model, referred to as IBK, used by many researchers in the literature cannot adequately represent ankle dynamics at all frequencies in a number of important tasks. This was demonstrated using experimental data from five healthy subjects with no voluntary muscle contraction and at seven ankle positions covering the range of motion. We showed that the difference between the new third-order model and the conventional IBK model increased from dorsi to plantarflexed position. The new model was obtained using a multi-step identification procedure applied to experimental input/output data of the ankle joint. The procedure first identifies a non-parametric model of intrinsic joint stiffness where ankle position is the input and torque is the output. Then, in several steps, the model is converted into a continuous-time transfer function of ankle compliance, which is the inverse of stiffness. Finally, we showed that the third-order model is indeed structurally consistent with agonist-antagonist musculoskeletal structure of human ankle, which is not the case for the IBK model.","container-title":"IEEE Transactions on Neural Systems and Rehabilitation Engineering","DOI":"10.1109/TNSRE.2017.2679722","ISSN":"1558-0210","issue":"9","note":"event: IEEE Transactions on Neural Systems and Rehabilitation Engineering","page":"1568-1580","source":"IEEE Xplore","title":"Ankle Joint Intrinsic Dynamics is More Complex than a Mass-Spring-Damper Model","volume":"25","author":[{"family":"Sobhani Tehrani","given":"Ehsan"},{"family":"Jalaleddini","given":"Kian"},{"family":"Kearney","given":"Robert E."}],"issued":{"date-parts":[["2017",9]]}}}],"schema":"https://github.com/citation-style-language/schema/raw/master/csl-citation.json"} </w:instrText>
      </w:r>
      <w:r w:rsidR="00441B1E" w:rsidRPr="00E04D64">
        <w:rPr>
          <w:sz w:val="24"/>
          <w:szCs w:val="24"/>
        </w:rPr>
        <w:fldChar w:fldCharType="separate"/>
      </w:r>
      <w:r w:rsidR="00FD2558" w:rsidRPr="00FD2558">
        <w:rPr>
          <w:sz w:val="24"/>
        </w:rPr>
        <w:t>(9, 10)</w:t>
      </w:r>
      <w:r w:rsidR="00441B1E" w:rsidRPr="00E04D64">
        <w:rPr>
          <w:sz w:val="24"/>
          <w:szCs w:val="24"/>
        </w:rPr>
        <w:fldChar w:fldCharType="end"/>
      </w:r>
      <w:r w:rsidR="00C6136B" w:rsidRPr="00E04D64">
        <w:rPr>
          <w:sz w:val="24"/>
          <w:szCs w:val="24"/>
        </w:rPr>
        <w:t xml:space="preserve">. </w:t>
      </w:r>
      <w:r w:rsidR="00BB6697">
        <w:rPr>
          <w:sz w:val="24"/>
          <w:szCs w:val="24"/>
        </w:rPr>
        <w:t>T</w:t>
      </w:r>
      <w:r w:rsidR="002575D3" w:rsidRPr="00E04D64">
        <w:rPr>
          <w:sz w:val="24"/>
          <w:szCs w:val="24"/>
        </w:rPr>
        <w:t xml:space="preserve">o account for passive muscle </w:t>
      </w:r>
      <w:r w:rsidR="00571EAE" w:rsidRPr="00E04D64">
        <w:rPr>
          <w:sz w:val="24"/>
          <w:szCs w:val="24"/>
        </w:rPr>
        <w:t>viscoelastic</w:t>
      </w:r>
      <w:r w:rsidR="002575D3" w:rsidRPr="00E04D64">
        <w:rPr>
          <w:sz w:val="24"/>
          <w:szCs w:val="24"/>
        </w:rPr>
        <w:t xml:space="preserve"> properties</w:t>
      </w:r>
      <w:r w:rsidR="00353019" w:rsidRPr="00E04D64">
        <w:rPr>
          <w:sz w:val="24"/>
          <w:szCs w:val="24"/>
        </w:rPr>
        <w:t xml:space="preserve"> and</w:t>
      </w:r>
      <w:r w:rsidR="002575D3" w:rsidRPr="00E04D64">
        <w:rPr>
          <w:sz w:val="24"/>
          <w:szCs w:val="24"/>
        </w:rPr>
        <w:t xml:space="preserve"> active behaviors induced by reflexes and motion, </w:t>
      </w:r>
      <w:proofErr w:type="spellStart"/>
      <w:r w:rsidR="006667CA" w:rsidRPr="00E04D64">
        <w:rPr>
          <w:sz w:val="24"/>
          <w:szCs w:val="24"/>
        </w:rPr>
        <w:t>La</w:t>
      </w:r>
      <w:r w:rsidR="00353019" w:rsidRPr="00E04D64">
        <w:rPr>
          <w:sz w:val="24"/>
          <w:szCs w:val="24"/>
        </w:rPr>
        <w:t>tash</w:t>
      </w:r>
      <w:proofErr w:type="spellEnd"/>
      <w:r w:rsidR="00353019" w:rsidRPr="00E04D64">
        <w:rPr>
          <w:sz w:val="24"/>
          <w:szCs w:val="24"/>
        </w:rPr>
        <w:t xml:space="preserve"> </w:t>
      </w:r>
      <w:r w:rsidR="00441B1E" w:rsidRPr="00E04D64">
        <w:rPr>
          <w:sz w:val="24"/>
          <w:szCs w:val="24"/>
        </w:rPr>
        <w:fldChar w:fldCharType="begin"/>
      </w:r>
      <w:r w:rsidR="00FD2558">
        <w:rPr>
          <w:sz w:val="24"/>
          <w:szCs w:val="24"/>
        </w:rPr>
        <w:instrText xml:space="preserve"> ADDIN ZOTERO_ITEM CSL_CITATION {"citationID":"WP2zxf3o","properties":{"formattedCitation":"(11)","plainCitation":"(11)","noteIndex":0},"citationItems":[{"id":563,"uris":["http://zotero.org/users/5243746/items/RDLS2TYA"],"itemData":{"id":563,"type":"article-journal","abstract":"The notion of joint stiffness as commonly studied in biomechanics and motor control is compared with the physical definition of stiffness. The importa…","container-title":"Human Movement Science","DOI":"10.1016/0167-9457(93)90010-M","ISSN":"0167-9457","issue":"6","language":"en","note":"publisher: North-Holland","page":"653-692","source":"www-sciencedirect-com.ezproxy.universite-paris-saclay.fr","title":"Joint stiffness: Myth or reality?","title-short":"Joint stiffness","volume":"12","author":[{"family":"Latash","given":"Mark L."},{"family":"Zatsiorsky","given":"Vladimir M."}],"issued":{"date-parts":[["1993",12,1]]}},"suppress-author":true}],"schema":"https://github.com/citation-style-language/schema/raw/master/csl-citation.json"} </w:instrText>
      </w:r>
      <w:r w:rsidR="00441B1E" w:rsidRPr="00E04D64">
        <w:rPr>
          <w:sz w:val="24"/>
          <w:szCs w:val="24"/>
        </w:rPr>
        <w:fldChar w:fldCharType="separate"/>
      </w:r>
      <w:r w:rsidR="00FD2558" w:rsidRPr="00FD2558">
        <w:rPr>
          <w:sz w:val="24"/>
        </w:rPr>
        <w:t>(11)</w:t>
      </w:r>
      <w:r w:rsidR="00441B1E" w:rsidRPr="00E04D64">
        <w:rPr>
          <w:sz w:val="24"/>
          <w:szCs w:val="24"/>
        </w:rPr>
        <w:fldChar w:fldCharType="end"/>
      </w:r>
      <w:r w:rsidR="00353019" w:rsidRPr="00E04D64">
        <w:rPr>
          <w:sz w:val="24"/>
          <w:szCs w:val="24"/>
        </w:rPr>
        <w:t xml:space="preserve"> explained that </w:t>
      </w:r>
      <w:r w:rsidR="002575D3" w:rsidRPr="00E04D64">
        <w:rPr>
          <w:sz w:val="24"/>
          <w:szCs w:val="24"/>
        </w:rPr>
        <w:t>a single joint would at least need 13</w:t>
      </w:r>
      <w:r w:rsidR="00270622" w:rsidRPr="00E04D64">
        <w:rPr>
          <w:sz w:val="24"/>
          <w:szCs w:val="24"/>
        </w:rPr>
        <w:t xml:space="preserve"> parameters, making it very so</w:t>
      </w:r>
      <w:r w:rsidR="002575D3" w:rsidRPr="00E04D64">
        <w:rPr>
          <w:sz w:val="24"/>
          <w:szCs w:val="24"/>
        </w:rPr>
        <w:t xml:space="preserve">phisticated and almost impossible to study multiple joints impedance during movements. </w:t>
      </w:r>
      <w:r w:rsidR="004B7B09" w:rsidRPr="00E04D64">
        <w:rPr>
          <w:sz w:val="24"/>
          <w:szCs w:val="24"/>
        </w:rPr>
        <w:t>L</w:t>
      </w:r>
      <w:r w:rsidR="002575D3" w:rsidRPr="00E04D64">
        <w:rPr>
          <w:sz w:val="24"/>
          <w:szCs w:val="24"/>
        </w:rPr>
        <w:t>ess elaborated model</w:t>
      </w:r>
      <w:r w:rsidR="004B7B09" w:rsidRPr="00E04D64">
        <w:rPr>
          <w:sz w:val="24"/>
          <w:szCs w:val="24"/>
        </w:rPr>
        <w:t>s</w:t>
      </w:r>
      <w:r w:rsidR="002575D3" w:rsidRPr="00E04D64">
        <w:rPr>
          <w:sz w:val="24"/>
          <w:szCs w:val="24"/>
        </w:rPr>
        <w:t xml:space="preserve"> </w:t>
      </w:r>
      <w:r w:rsidR="00C6136B" w:rsidRPr="00E04D64">
        <w:rPr>
          <w:sz w:val="24"/>
          <w:szCs w:val="24"/>
        </w:rPr>
        <w:t xml:space="preserve">at the endpoint level </w:t>
      </w:r>
      <w:r w:rsidR="002575D3" w:rsidRPr="00E04D64">
        <w:rPr>
          <w:sz w:val="24"/>
          <w:szCs w:val="24"/>
        </w:rPr>
        <w:t>ha</w:t>
      </w:r>
      <w:r w:rsidR="004B7B09" w:rsidRPr="00E04D64">
        <w:rPr>
          <w:sz w:val="24"/>
          <w:szCs w:val="24"/>
        </w:rPr>
        <w:t>ve</w:t>
      </w:r>
      <w:r w:rsidR="00C6136B" w:rsidRPr="00E04D64">
        <w:rPr>
          <w:sz w:val="24"/>
          <w:szCs w:val="24"/>
        </w:rPr>
        <w:t xml:space="preserve"> been widely </w:t>
      </w:r>
      <w:r w:rsidR="00835272" w:rsidRPr="00E04D64">
        <w:rPr>
          <w:sz w:val="24"/>
          <w:szCs w:val="24"/>
        </w:rPr>
        <w:t>studied</w:t>
      </w:r>
      <w:r w:rsidR="00C6136B" w:rsidRPr="00E04D64">
        <w:rPr>
          <w:sz w:val="24"/>
          <w:szCs w:val="24"/>
        </w:rPr>
        <w:t xml:space="preserve"> </w:t>
      </w:r>
      <w:r w:rsidR="00441B1E" w:rsidRPr="00E04D64">
        <w:rPr>
          <w:sz w:val="24"/>
          <w:szCs w:val="24"/>
        </w:rPr>
        <w:fldChar w:fldCharType="begin"/>
      </w:r>
      <w:r w:rsidR="00FD2558">
        <w:rPr>
          <w:sz w:val="24"/>
          <w:szCs w:val="24"/>
        </w:rPr>
        <w:instrText xml:space="preserve"> ADDIN ZOTERO_ITEM CSL_CITATION {"citationID":"gGnKspVn","properties":{"formattedCitation":"(1, 3, 12, 13)","plainCitation":"(1, 3, 12, 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E."},{"family":"Kawato","given":"Mitsuo"}],"issued":{"date-parts":[["2001",11]]}}},{"id":70,"uris":["http://zotero.org/users/5243746/items/SLYKLU4M"],"itemData":{"id":70,"type":"article-journal","abstract":"The postural stiffness of the human arm has previously been estimated by displacing the hand from a series of equilibrium positions and correlating the resultant displacements and restoring forces. We extend this experimental methodology to include measurement of dynamic components of impedance. The stiffness-damping-mass characteristics are represented numerically as matrices and graphically as ellipses characterized by size, shape, and orientation. The latter depict the predominant nonrotational component of the impedance force fields. The results suggest: (1) joint damping is related to both joint stiffness and joint inertia; and (2) two-joint impedances, i.e., impedances associated with muscles connected across both the elbow and shoulder joints, play a relatively smaller role in damping than in stiffness. The ability to modulate stiffness in the face of initial static bias forces, i.e., \"loading\", is also examined. We observe regular shifts in the human arm endpoint's \"spring center\" corresponding to the bias force directions and magnitudes.&lt;&lt;ETX&gt;&gt;","container-title":"IEEE Transactions on Systems, Man, and Cybernetics","DOI":"10.1109/21.256543","ISSN":"0018-9472","issue":"3","page":"698-709","source":"IEEE Xplore","title":"Dynamic and loaded impedance components in the maintenance of human arm posture","volume":"23","author":[{"family":"Dolan","given":"J. M."},{"family":"Friedman","given":"M. B."},{"family":"Nagurka","given":"M. L."}],"issued":{"date-parts":[["1993",5]]}}},{"id":84,"uris":["http://zotero.org/users/5243746/items/QEULASSE"],"itemData":{"id":84,"type":"article-journal","abstract":"This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tasks","volume":"56","author":[{"family":"Tsuji","given":"Toshio"},{"family":"Tanaka","given":"Yoshiyuki"}],"issued":{"date-parts":[["2008",4]]}}}],"schema":"https://github.com/citation-style-language/schema/raw/master/csl-citation.json"} </w:instrText>
      </w:r>
      <w:r w:rsidR="00441B1E" w:rsidRPr="00E04D64">
        <w:rPr>
          <w:sz w:val="24"/>
          <w:szCs w:val="24"/>
        </w:rPr>
        <w:fldChar w:fldCharType="separate"/>
      </w:r>
      <w:r w:rsidR="00FD2558" w:rsidRPr="00FD2558">
        <w:rPr>
          <w:sz w:val="24"/>
        </w:rPr>
        <w:t>(1, 3, 12, 13)</w:t>
      </w:r>
      <w:r w:rsidR="00441B1E" w:rsidRPr="00E04D64">
        <w:rPr>
          <w:sz w:val="24"/>
          <w:szCs w:val="24"/>
        </w:rPr>
        <w:fldChar w:fldCharType="end"/>
      </w:r>
      <w:r w:rsidR="00C6136B" w:rsidRPr="00E04D64">
        <w:rPr>
          <w:sz w:val="24"/>
          <w:szCs w:val="24"/>
        </w:rPr>
        <w:t xml:space="preserve">, </w:t>
      </w:r>
      <w:r w:rsidR="00B85007" w:rsidRPr="00E04D64">
        <w:rPr>
          <w:sz w:val="24"/>
          <w:szCs w:val="24"/>
        </w:rPr>
        <w:t xml:space="preserve">notably </w:t>
      </w:r>
      <w:r w:rsidR="007F2972">
        <w:rPr>
          <w:sz w:val="24"/>
          <w:szCs w:val="24"/>
        </w:rPr>
        <w:t>with regard to</w:t>
      </w:r>
      <w:r w:rsidR="002575D3" w:rsidRPr="00E04D64">
        <w:rPr>
          <w:sz w:val="24"/>
          <w:szCs w:val="24"/>
        </w:rPr>
        <w:t xml:space="preserve"> impedance durin</w:t>
      </w:r>
      <w:r w:rsidR="001E7AC8" w:rsidRPr="00E04D64">
        <w:rPr>
          <w:sz w:val="24"/>
          <w:szCs w:val="24"/>
        </w:rPr>
        <w:t xml:space="preserve">g movements of multiple joints </w:t>
      </w:r>
      <w:r w:rsidR="00AF0A03" w:rsidRPr="00E04D64">
        <w:rPr>
          <w:sz w:val="24"/>
          <w:szCs w:val="24"/>
        </w:rPr>
        <w:fldChar w:fldCharType="begin"/>
      </w:r>
      <w:r w:rsidR="00FD2558">
        <w:rPr>
          <w:sz w:val="24"/>
          <w:szCs w:val="24"/>
        </w:rPr>
        <w:instrText xml:space="preserve"> ADDIN ZOTERO_ITEM CSL_CITATION {"citationID":"UQSDxXXx","properties":{"formattedCitation":"(1, 13)","plainCitation":"(1, 13)","noteIndex":0},"citationItems":[{"id":7,"uris":["http://zotero.org/users/5243746/items/9CHZY29Z"],"itemData":{"id":7,"type":"article-journal","abstract":"To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00AF0A03" w:rsidRPr="00E04D64">
        <w:rPr>
          <w:sz w:val="24"/>
          <w:szCs w:val="24"/>
        </w:rPr>
        <w:fldChar w:fldCharType="separate"/>
      </w:r>
      <w:r w:rsidR="00FD2558" w:rsidRPr="00FD2558">
        <w:rPr>
          <w:sz w:val="24"/>
        </w:rPr>
        <w:t>(1, 13)</w:t>
      </w:r>
      <w:r w:rsidR="00AF0A03" w:rsidRPr="00E04D64">
        <w:rPr>
          <w:sz w:val="24"/>
          <w:szCs w:val="24"/>
        </w:rPr>
        <w:fldChar w:fldCharType="end"/>
      </w:r>
      <w:r w:rsidR="00AF0A03" w:rsidRPr="00E04D64">
        <w:rPr>
          <w:sz w:val="24"/>
          <w:szCs w:val="24"/>
        </w:rPr>
        <w:t>.</w:t>
      </w:r>
      <w:r w:rsidR="002575D3" w:rsidRPr="00E04D64">
        <w:rPr>
          <w:sz w:val="24"/>
          <w:szCs w:val="24"/>
        </w:rPr>
        <w:t xml:space="preserve"> Decoupling simple model</w:t>
      </w:r>
      <w:r w:rsidR="00D24126" w:rsidRPr="00E04D64">
        <w:rPr>
          <w:sz w:val="24"/>
          <w:szCs w:val="24"/>
        </w:rPr>
        <w:t>s</w:t>
      </w:r>
      <w:r w:rsidR="002575D3" w:rsidRPr="00E04D64">
        <w:rPr>
          <w:sz w:val="24"/>
          <w:szCs w:val="24"/>
        </w:rPr>
        <w:t xml:space="preserve"> from biological considerations to study movements at the endpoint l</w:t>
      </w:r>
      <w:r w:rsidR="00C258EC" w:rsidRPr="00E04D64">
        <w:rPr>
          <w:sz w:val="24"/>
          <w:szCs w:val="24"/>
        </w:rPr>
        <w:t>evel with a behavioral approach</w:t>
      </w:r>
      <w:r w:rsidR="002575D3" w:rsidRPr="00E04D64">
        <w:rPr>
          <w:sz w:val="24"/>
          <w:szCs w:val="24"/>
        </w:rPr>
        <w:t xml:space="preserve"> even allowed </w:t>
      </w:r>
      <w:r w:rsidR="002D0E58">
        <w:rPr>
          <w:sz w:val="24"/>
          <w:szCs w:val="24"/>
        </w:rPr>
        <w:t xml:space="preserve">researchers </w:t>
      </w:r>
      <w:r w:rsidR="002575D3" w:rsidRPr="00E04D64">
        <w:rPr>
          <w:sz w:val="24"/>
          <w:szCs w:val="24"/>
        </w:rPr>
        <w:t>to a</w:t>
      </w:r>
      <w:r w:rsidR="001E7AC8" w:rsidRPr="00E04D64">
        <w:rPr>
          <w:sz w:val="24"/>
          <w:szCs w:val="24"/>
        </w:rPr>
        <w:t>nalyze performances</w:t>
      </w:r>
      <w:r w:rsidR="002D0E58">
        <w:rPr>
          <w:sz w:val="24"/>
          <w:szCs w:val="24"/>
        </w:rPr>
        <w:t xml:space="preserve"> and</w:t>
      </w:r>
      <w:r w:rsidR="001E7AC8" w:rsidRPr="00E04D64">
        <w:rPr>
          <w:sz w:val="24"/>
          <w:szCs w:val="24"/>
        </w:rPr>
        <w:t xml:space="preserve"> expertise </w:t>
      </w:r>
      <w:r w:rsidR="000B0BB5" w:rsidRPr="00E04D64">
        <w:rPr>
          <w:sz w:val="24"/>
          <w:szCs w:val="24"/>
        </w:rPr>
        <w:fldChar w:fldCharType="begin"/>
      </w:r>
      <w:r w:rsidR="00FD2558">
        <w:rPr>
          <w:sz w:val="24"/>
          <w:szCs w:val="24"/>
        </w:rPr>
        <w:instrText xml:space="preserve"> ADDIN ZOTERO_ITEM CSL_CITATION {"citationID":"QWVlgnVg","properties":{"formattedCitation":"(13)","plainCitation":"(13)","noteIndex":0},"citationItems":[{"id":84,"uris":["http://zotero.org/users/5243746/items/QEULASSE"],"itemData":{"id":84,"type":"article-journal","abstract":"This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000B0BB5" w:rsidRPr="00E04D64">
        <w:rPr>
          <w:sz w:val="24"/>
          <w:szCs w:val="24"/>
        </w:rPr>
        <w:fldChar w:fldCharType="separate"/>
      </w:r>
      <w:r w:rsidR="00FD2558" w:rsidRPr="00FD2558">
        <w:rPr>
          <w:sz w:val="24"/>
        </w:rPr>
        <w:t>(13)</w:t>
      </w:r>
      <w:r w:rsidR="000B0BB5" w:rsidRPr="00E04D64">
        <w:rPr>
          <w:sz w:val="24"/>
          <w:szCs w:val="24"/>
        </w:rPr>
        <w:fldChar w:fldCharType="end"/>
      </w:r>
      <w:r w:rsidR="001E7AC8" w:rsidRPr="00E04D64">
        <w:rPr>
          <w:sz w:val="24"/>
          <w:szCs w:val="24"/>
        </w:rPr>
        <w:t xml:space="preserve">, learning </w:t>
      </w:r>
      <w:r w:rsidR="000B0BB5" w:rsidRPr="00E04D64">
        <w:rPr>
          <w:sz w:val="24"/>
          <w:szCs w:val="24"/>
        </w:rPr>
        <w:fldChar w:fldCharType="begin"/>
      </w:r>
      <w:r w:rsidR="00FD2558">
        <w:rPr>
          <w:sz w:val="24"/>
          <w:szCs w:val="24"/>
        </w:rPr>
        <w:instrText xml:space="preserve"> ADDIN ZOTERO_ITEM CSL_CITATION {"citationID":"DoEm9btz","properties":{"formattedCitation":"(1, 8)","plainCitation":"(1, 8)","noteIndex":0},"citationItems":[{"id":7,"uris":["http://zotero.org/users/5243746/items/9CHZY29Z"],"itemData":{"id":7,"type":"article-journal","abstract":"To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E."},{"family":"Kawato","given":"Mitsuo"}],"issued":{"date-parts":[["2001",11]]}}},{"id":18,"uris":["http://zotero.org/users/5243746/items/KTDER4LY"],"itemData":{"id":18,"type":"article-journal","abstract":".This paper describes a simple computational model of joint torque and impedance in human arm movements that can be used to simulate three-dimensional movements of the (redundant) arm or leg and to design the control of robots and human-machine interfaces. This model, based on recent physiological findings, assumes that (1) the central nervous system learns the force and impedance to perform a task successfully in a given stable or unstable dynamic environment and (2) stiffness is linearly related to the magnitude of the joint torque and increased to compensate for environment instability. Comparison with existing data shows that this simple model is able to predict impedance geometry well.","container-title":"Biological Cybernetics","DOI":"10.1007/s00422-004-0484-4","ISSN":"1432-0770","issue":"5","journalAbbreviation":"Biol. Cybern.","language":"en","page":"368-375","source":"Springer Link","title":"A model of force and impedance in human arm movements","volume":"90","author":[{"family":"Tee","given":"K. P."},{"family":"Burdet","given":"E."},{"family":"Chew","given":"C. M."},{"family":"Milner","given":"T. E."}],"issued":{"date-parts":[["2004",5,1]]}}}],"schema":"https://github.com/citation-style-language/schema/raw/master/csl-citation.json"} </w:instrText>
      </w:r>
      <w:r w:rsidR="000B0BB5" w:rsidRPr="00E04D64">
        <w:rPr>
          <w:sz w:val="24"/>
          <w:szCs w:val="24"/>
        </w:rPr>
        <w:fldChar w:fldCharType="separate"/>
      </w:r>
      <w:r w:rsidR="00FD2558" w:rsidRPr="00FD2558">
        <w:rPr>
          <w:sz w:val="24"/>
        </w:rPr>
        <w:t>(1, 8)</w:t>
      </w:r>
      <w:r w:rsidR="000B0BB5" w:rsidRPr="00E04D64">
        <w:rPr>
          <w:sz w:val="24"/>
          <w:szCs w:val="24"/>
        </w:rPr>
        <w:fldChar w:fldCharType="end"/>
      </w:r>
      <w:r w:rsidR="004B7B09" w:rsidRPr="00FD2558">
        <w:rPr>
          <w:sz w:val="24"/>
          <w:szCs w:val="24"/>
        </w:rPr>
        <w:t>,</w:t>
      </w:r>
      <w:r w:rsidR="001E7AC8" w:rsidRPr="00FD2558">
        <w:rPr>
          <w:sz w:val="24"/>
          <w:szCs w:val="24"/>
        </w:rPr>
        <w:t xml:space="preserve"> and exploration </w:t>
      </w:r>
      <w:r w:rsidR="000B0BB5" w:rsidRPr="00E04D64">
        <w:rPr>
          <w:sz w:val="24"/>
          <w:szCs w:val="24"/>
        </w:rPr>
        <w:fldChar w:fldCharType="begin"/>
      </w:r>
      <w:r w:rsidR="00FD2558" w:rsidRPr="00FD2558">
        <w:rPr>
          <w:sz w:val="24"/>
          <w:szCs w:val="24"/>
        </w:rPr>
        <w:instrText xml:space="preserve"> ADDIN ZOTERO_ITEM CSL_CITATION {"citationID":"mJX4DTG2","properties":{"formattedCitation":"(14)","plainCitation":"(14)","noteIndex":0},"citationItems":[{"id":963,"uris":["http://zotero.org/users/5243746/items/Y3FEQ7SN"],"itemData":{"id":963,"type":"chapter","container-title":"Geometric and Numerical Foundations of Movements","page":"187-206","source":"HAL Archives Ouvertes","title":"Versatile Interaction Control and Haptic Identification in Humans and Robots","URL":"https://hal.archives-ouvertes.fr/hal-02109818","author":[{"family":"Li","given":"Yanan"},{"family":"Jarrasse","given":"Nathanael"},{"family":"Burdet","given":"Etienne"}],"accessed":{"date-parts":[["2022",2,24]]},"issued":{"date-parts":[["2017",5]]}}}],"schema":"https://github.com/citation-style-language/schema/raw/master/csl-citation.json"} </w:instrText>
      </w:r>
      <w:r w:rsidR="000B0BB5" w:rsidRPr="00E04D64">
        <w:rPr>
          <w:sz w:val="24"/>
          <w:szCs w:val="24"/>
        </w:rPr>
        <w:fldChar w:fldCharType="separate"/>
      </w:r>
      <w:r w:rsidR="00FD2558" w:rsidRPr="00FD2558">
        <w:rPr>
          <w:sz w:val="24"/>
        </w:rPr>
        <w:t>(14)</w:t>
      </w:r>
      <w:r w:rsidR="000B0BB5" w:rsidRPr="00E04D64">
        <w:rPr>
          <w:sz w:val="24"/>
          <w:szCs w:val="24"/>
        </w:rPr>
        <w:fldChar w:fldCharType="end"/>
      </w:r>
      <w:r w:rsidR="002575D3" w:rsidRPr="00FD2558">
        <w:rPr>
          <w:sz w:val="24"/>
          <w:szCs w:val="24"/>
        </w:rPr>
        <w:t>.</w:t>
      </w:r>
    </w:p>
    <w:p w14:paraId="207E83DE" w14:textId="47236A53" w:rsidR="002575D3" w:rsidRPr="00E04D64" w:rsidRDefault="00CB6ECC" w:rsidP="00E04D64">
      <w:pPr>
        <w:pStyle w:val="Corpsdetexte"/>
        <w:spacing w:after="111" w:line="360" w:lineRule="auto"/>
        <w:ind w:left="142"/>
        <w:jc w:val="both"/>
        <w:rPr>
          <w:sz w:val="24"/>
          <w:szCs w:val="24"/>
        </w:rPr>
      </w:pPr>
      <w:r>
        <w:rPr>
          <w:sz w:val="24"/>
          <w:szCs w:val="24"/>
        </w:rPr>
        <w:t>Studying</w:t>
      </w:r>
      <w:r w:rsidR="00E23618">
        <w:rPr>
          <w:sz w:val="24"/>
          <w:szCs w:val="24"/>
        </w:rPr>
        <w:t xml:space="preserve"> t</w:t>
      </w:r>
      <w:r w:rsidR="002575D3" w:rsidRPr="00E04D64">
        <w:rPr>
          <w:sz w:val="24"/>
          <w:szCs w:val="24"/>
        </w:rPr>
        <w:t>he mechanical impedance</w:t>
      </w:r>
      <w:r w:rsidR="00E665CA">
        <w:rPr>
          <w:sz w:val="24"/>
          <w:szCs w:val="24"/>
        </w:rPr>
        <w:t xml:space="preserve"> </w:t>
      </w:r>
      <w:r>
        <w:rPr>
          <w:sz w:val="24"/>
          <w:szCs w:val="24"/>
        </w:rPr>
        <w:t xml:space="preserve">is </w:t>
      </w:r>
      <w:r w:rsidR="004C7350">
        <w:rPr>
          <w:sz w:val="24"/>
          <w:szCs w:val="24"/>
        </w:rPr>
        <w:t>strenuous/</w:t>
      </w:r>
      <w:r>
        <w:rPr>
          <w:sz w:val="24"/>
          <w:szCs w:val="24"/>
        </w:rPr>
        <w:t>, however, since it</w:t>
      </w:r>
      <w:r w:rsidR="002575D3" w:rsidRPr="00E04D64">
        <w:rPr>
          <w:sz w:val="24"/>
          <w:szCs w:val="24"/>
        </w:rPr>
        <w:t xml:space="preserve"> </w:t>
      </w:r>
      <w:proofErr w:type="gramStart"/>
      <w:r w:rsidR="002575D3" w:rsidRPr="00E04D64">
        <w:rPr>
          <w:sz w:val="24"/>
          <w:szCs w:val="24"/>
        </w:rPr>
        <w:t>cannot be directly measured</w:t>
      </w:r>
      <w:proofErr w:type="gramEnd"/>
      <w:r w:rsidR="004B7B09" w:rsidRPr="00E04D64">
        <w:rPr>
          <w:sz w:val="24"/>
          <w:szCs w:val="24"/>
        </w:rPr>
        <w:t xml:space="preserve">. </w:t>
      </w:r>
      <w:r w:rsidR="00E665CA">
        <w:rPr>
          <w:sz w:val="24"/>
          <w:szCs w:val="24"/>
        </w:rPr>
        <w:t>Estimating impedance</w:t>
      </w:r>
      <w:r w:rsidR="00F91375" w:rsidRPr="00E04D64">
        <w:rPr>
          <w:sz w:val="24"/>
          <w:szCs w:val="24"/>
        </w:rPr>
        <w:t xml:space="preserve"> requires perturbing the limbs and comparing the observed movement to an unperturbed trajectory</w:t>
      </w:r>
      <w:r w:rsidR="002575D3" w:rsidRPr="00E04D64">
        <w:rPr>
          <w:sz w:val="24"/>
          <w:szCs w:val="24"/>
        </w:rPr>
        <w:t xml:space="preserve">. Two configurations can be easily distinguished: </w:t>
      </w:r>
      <w:r w:rsidR="001E7AC8" w:rsidRPr="00E04D64">
        <w:rPr>
          <w:sz w:val="24"/>
          <w:szCs w:val="24"/>
        </w:rPr>
        <w:t xml:space="preserve">static or isometric tasks </w:t>
      </w:r>
      <w:r w:rsidR="000B0BB5" w:rsidRPr="00E04D64">
        <w:rPr>
          <w:sz w:val="24"/>
          <w:szCs w:val="24"/>
        </w:rPr>
        <w:fldChar w:fldCharType="begin"/>
      </w:r>
      <w:r w:rsidR="00FD2558">
        <w:rPr>
          <w:sz w:val="24"/>
          <w:szCs w:val="24"/>
        </w:rPr>
        <w:instrText xml:space="preserve"> ADDIN ZOTERO_ITEM CSL_CITATION {"citationID":"dc21tkyD","properties":{"formattedCitation":"(12, 15)","plainCitation":"(12, 15)","noteIndex":0},"citationItems":[{"id":70,"uris":["http://zotero.org/users/5243746/items/SLYKLU4M"],"itemData":{"id":70,"type":"article-journal","abstract":"The postural stiffness of the human arm has previously been estimated by displacing the hand from a series of equilibrium positions and correlating the resultant displacements and restoring forces. We extend this experimental methodology to include measurement of dynamic components of impedance. The stiffness-damping-mass characteristics are represented numerically as matrices and graphically as ellipses characterized by size, shape, and orientation. The latter depict the predominant nonrotational component of the impedance force fields. The results suggest: (1) joint damping is related to both joint stiffness and joint inertia; and (2) two-joint impedances, i.e., impedances associated with muscles connected across both the elbow and shoulder joints, play a relatively smaller role in damping than in stiffness. The ability to modulate stiffness in the face of initial static bias forces, i.e., \"loading\", is also examined. We observe regular shifts in the human arm endpoint's \"spring center\" corresponding to the bias force directions and magnitudes.&lt;&lt;ETX&gt;&gt;","container-title":"IEEE Transactions on Systems, Man, and Cybernetics","DOI":"10.1109/21.256543","ISSN":"0018-9472","issue":"3","page":"698-709","source":"IEEE Xplore","title":"Dynamic and loaded impedance components in the maintenance of human arm posture","volume":"23","author":[{"family":"Dolan","given":"J. M."},{"family":"Friedman","given":"M. B."},{"family":"Nagurka","given":"M. L."}],"issued":{"date-parts":[["1993",5]]}}},{"id":454,"uris":["http://zotero.org/users/5243746/items/8RFNDY3H"],"itemData":{"id":454,"type":"article-journal","abstract":"The endpoint stiffness of the human arm has been long recognized as a key component ensuring the quasi-static stability of the arm physical interactions with the external world. Similarly, the understanding of the joint stiffness behavior can provide complementary insights, e.g., on the underlying stiffness regulation principles across different joints including the nullspace stiffness profiles. Traditionally, the experimental modeling and estimation of the human arm joint stiffness is achieved by the transformation of the identified arm endpoint stiffness to the joint coordinates. Due to the underlying kinematic redundancy, the obtained joint stiffness matrix is rank-deficient which implies that the information in the joint stiffness matrix is incomplete. While in robotics applications this issue can be addressed by designing a desired nullspace stiffness behavior through appropriate projections, the use of a similar technique in the identification of human joint stiffness profile is meaningless. Hence, the first objective of this work is to address this issue by developing a novel technique to identify the complete and physiologically meaningful joint stiffness of human arm. Second, we present a model-based online estimation technique to estimate the seven-dimensional complete joint stiffness in various arm poses and activation levels of the two dominant arm muscles that correspond to the geometric and volume modifications of the joint stiffness profile, respectively.","container-title":"IEEE Robotics and Automation Letters","DOI":"10.1109/LRA.2017.2731524","ISSN":"2377-3766","issue":"1","note":"event: IEEE Robotics and Automation Letters","page":"84-91","source":"IEEE Xplore","title":"Online Model Based Estimation of Complete Joint Stiffness of Human Arm","volume":"3","author":[{"family":"Fang","given":"C."},{"family":"Ajoudani","given":"A."},{"family":"Bicchi","given":"A."},{"family":"Tsagarakis","given":"N. G."}],"issued":{"date-parts":[["2018",1]]}}}],"schema":"https://github.com/citation-style-language/schema/raw/master/csl-citation.json"} </w:instrText>
      </w:r>
      <w:r w:rsidR="000B0BB5" w:rsidRPr="00E04D64">
        <w:rPr>
          <w:sz w:val="24"/>
          <w:szCs w:val="24"/>
        </w:rPr>
        <w:fldChar w:fldCharType="separate"/>
      </w:r>
      <w:r w:rsidR="00FD2558" w:rsidRPr="00FD2558">
        <w:rPr>
          <w:sz w:val="24"/>
        </w:rPr>
        <w:t>(12, 15)</w:t>
      </w:r>
      <w:r w:rsidR="000B0BB5" w:rsidRPr="00E04D64">
        <w:rPr>
          <w:sz w:val="24"/>
          <w:szCs w:val="24"/>
        </w:rPr>
        <w:fldChar w:fldCharType="end"/>
      </w:r>
      <w:r w:rsidR="002575D3" w:rsidRPr="00E04D64">
        <w:rPr>
          <w:sz w:val="24"/>
          <w:szCs w:val="24"/>
        </w:rPr>
        <w:t>, where the unperturbed pose is well known</w:t>
      </w:r>
      <w:r w:rsidR="001E7AC8" w:rsidRPr="00E04D64">
        <w:rPr>
          <w:sz w:val="24"/>
          <w:szCs w:val="24"/>
        </w:rPr>
        <w:t>,</w:t>
      </w:r>
      <w:r w:rsidR="002575D3" w:rsidRPr="00E04D64">
        <w:rPr>
          <w:sz w:val="24"/>
          <w:szCs w:val="24"/>
        </w:rPr>
        <w:t xml:space="preserve"> and</w:t>
      </w:r>
      <w:r w:rsidR="00270622" w:rsidRPr="00E04D64">
        <w:rPr>
          <w:sz w:val="24"/>
          <w:szCs w:val="24"/>
        </w:rPr>
        <w:t xml:space="preserve"> </w:t>
      </w:r>
      <w:r w:rsidR="002575D3" w:rsidRPr="00E04D64">
        <w:rPr>
          <w:sz w:val="24"/>
          <w:szCs w:val="24"/>
        </w:rPr>
        <w:t xml:space="preserve">dynamic tasks, where the estimation of the unperturbed trajectory </w:t>
      </w:r>
      <w:r w:rsidR="004B7B09" w:rsidRPr="00E04D64">
        <w:rPr>
          <w:sz w:val="24"/>
          <w:szCs w:val="24"/>
        </w:rPr>
        <w:t xml:space="preserve">is much </w:t>
      </w:r>
      <w:r w:rsidR="001E7AC8" w:rsidRPr="00E04D64">
        <w:rPr>
          <w:sz w:val="24"/>
          <w:szCs w:val="24"/>
        </w:rPr>
        <w:t xml:space="preserve">more complex </w:t>
      </w:r>
      <w:r w:rsidR="000B0BB5" w:rsidRPr="00E04D64">
        <w:rPr>
          <w:sz w:val="24"/>
          <w:szCs w:val="24"/>
        </w:rPr>
        <w:fldChar w:fldCharType="begin"/>
      </w:r>
      <w:r w:rsidR="00FD2558">
        <w:rPr>
          <w:sz w:val="24"/>
          <w:szCs w:val="24"/>
        </w:rPr>
        <w:instrText xml:space="preserve"> ADDIN ZOTERO_ITEM CSL_CITATION {"citationID":"97UbtBFt","properties":{"formattedCitation":"(16, 17)","plainCitation":"(16, 17)","noteIndex":0},"citationItems":[{"id":57,"uris":["http://zotero.org/users/5243746/items/WM4SIESD"],"itemData":{"id":57,"type":"article-journal","abstract":"Current methods for measuring stiffness during human arm movements are either limited to one-joint motions, or lead to systematic errors. The technique presented here enables a simple, accurate and unbiased measurement of endpoint stiffness during multi-joint movements. Using a computer-controlled mechanical interface, the hand is displaced relative to a prediction of the undisturbed trajectory. Stiffness is then computed as the ratio of restoring force to displacement amplitude. Because of the accuracy of the prediction (&lt; 1 cm error after 200 ms) and the quality of the implementation, the movement is not disrupted by the perturbation. This technique requires only 13 as many trials to identify stiffness as the method of Gomi and Kawato (1997, Biological Cybernetics 76, 163–171) and may, therefore, be used to investigate the evolution of stiffness during motor adaptation.","container-title":"Journal of Biomechanics","DOI":"10.1016/S0021-9290(00)00142-1","ISSN":"0021-9290","issue":"12","journalAbbreviation":"Journal of Biomechanics","page":"1705-1709","source":"ScienceDirect","title":"A method for measuring endpoint stiffness during multi-joint arm movements","volume":"33","author":[{"family":"Burdet","given":"E."},{"family":"Osu","given":"R."},{"family":"Franklin","given":"D. W."},{"family":"Yoshioka","given":"T."},{"family":"Milner","given":"T. E."},{"family":"Kawato","given":"M."}],"issued":{"date-parts":[["2000",12,1]]}}},{"id":78,"uris":["http://zotero.org/users/5243746/items/YMB3B7BS"],"itemData":{"id":78,"type":"article-journal","abstract":". By using a newly designed high-performance manipulandum and a new estimation algorithm, we measured human multi-joint arm stiffness parameters during multi-joint point-to-point movements on a horizontal plane. This manipulandum allows us to apply a sufficient perturbation to subject’s arm within a brief period during movement. Arm stiffness parameters were reliably estimated using a new algorithm, in which all unknown structural parameters could be estimated independent of arm posture (i.e., constant values under any arm posture). Arm stiffness during transverse movement was considerably greater than that during corresponding posture, but not during a longitudinal movement. Although the ratios of elbow, shoulder, and double-joint stiffness were varied in time, the orientation of stiffness ellipses during the movement did not change much. Equilibrium-point trajectories that were predicted from measured stiffness parameters and actual trajectories were slightly sinusoidally curved in Cartesian space and their velocity profiles were quite different from the velocity profiles of actual hand trajectories. This result contradicts the hypothesis that the brain does not take the dynamics into account in movement control depending on the neuromuscular servo mechanism; rather, it implies that the brain needs to acquire some internal models of controlled objects.","container-title":"Biological Cybernetics","DOI":"10.1007/s004220050329","ISSN":"1432-0770","issue":"3","journalAbbreviation":"Biol Cybern","language":"en","page":"163-171","source":"Springer Link","title":"Human arm stiffness and equilibrium-point trajectory during multi-joint movement","volume":"76","author":[{"family":"Gomi","given":"Hiroaki"},{"family":"Kawato","given":"Mitsuo"}],"issued":{"date-parts":[["1997",4,1]]}}}],"schema":"https://github.com/citation-style-language/schema/raw/master/csl-citation.json"} </w:instrText>
      </w:r>
      <w:r w:rsidR="000B0BB5" w:rsidRPr="00E04D64">
        <w:rPr>
          <w:sz w:val="24"/>
          <w:szCs w:val="24"/>
        </w:rPr>
        <w:fldChar w:fldCharType="separate"/>
      </w:r>
      <w:r w:rsidR="00FD2558" w:rsidRPr="00FD2558">
        <w:rPr>
          <w:sz w:val="24"/>
        </w:rPr>
        <w:t>(16, 17)</w:t>
      </w:r>
      <w:r w:rsidR="000B0BB5" w:rsidRPr="00E04D64">
        <w:rPr>
          <w:sz w:val="24"/>
          <w:szCs w:val="24"/>
        </w:rPr>
        <w:fldChar w:fldCharType="end"/>
      </w:r>
      <w:r w:rsidR="002575D3" w:rsidRPr="00E04D64">
        <w:rPr>
          <w:sz w:val="24"/>
          <w:szCs w:val="24"/>
        </w:rPr>
        <w:t>.</w:t>
      </w:r>
      <w:r w:rsidR="00E23618">
        <w:rPr>
          <w:sz w:val="24"/>
          <w:szCs w:val="24"/>
        </w:rPr>
        <w:t xml:space="preserve"> </w:t>
      </w:r>
      <w:r w:rsidR="0086240C">
        <w:rPr>
          <w:sz w:val="24"/>
          <w:szCs w:val="24"/>
        </w:rPr>
        <w:t xml:space="preserve">When studying dynamic tasks, </w:t>
      </w:r>
      <w:r w:rsidR="0086240C" w:rsidRPr="00FA7EC6">
        <w:rPr>
          <w:i/>
          <w:sz w:val="24"/>
          <w:szCs w:val="24"/>
        </w:rPr>
        <w:t>free</w:t>
      </w:r>
      <w:r w:rsidR="0086240C">
        <w:rPr>
          <w:sz w:val="24"/>
          <w:szCs w:val="24"/>
        </w:rPr>
        <w:t xml:space="preserve"> movements with</w:t>
      </w:r>
      <w:r w:rsidR="00FA7EC6">
        <w:rPr>
          <w:sz w:val="24"/>
          <w:szCs w:val="24"/>
        </w:rPr>
        <w:t>out</w:t>
      </w:r>
      <w:r w:rsidR="0086240C">
        <w:rPr>
          <w:sz w:val="24"/>
          <w:szCs w:val="24"/>
        </w:rPr>
        <w:t xml:space="preserve"> </w:t>
      </w:r>
      <w:r w:rsidR="00FA7EC6">
        <w:rPr>
          <w:sz w:val="24"/>
          <w:szCs w:val="24"/>
        </w:rPr>
        <w:t xml:space="preserve">physical </w:t>
      </w:r>
      <w:r w:rsidR="009E2F8A">
        <w:rPr>
          <w:sz w:val="24"/>
          <w:szCs w:val="24"/>
        </w:rPr>
        <w:t>interaction with the environ</w:t>
      </w:r>
      <w:r w:rsidR="0086240C">
        <w:rPr>
          <w:sz w:val="24"/>
          <w:szCs w:val="24"/>
        </w:rPr>
        <w:t>ment</w:t>
      </w:r>
      <w:r w:rsidR="00E665CA">
        <w:rPr>
          <w:sz w:val="24"/>
          <w:szCs w:val="24"/>
        </w:rPr>
        <w:t xml:space="preserve"> </w:t>
      </w:r>
      <w:proofErr w:type="gramStart"/>
      <w:r w:rsidR="00E665CA">
        <w:rPr>
          <w:sz w:val="24"/>
          <w:szCs w:val="24"/>
        </w:rPr>
        <w:t>should be distinguished</w:t>
      </w:r>
      <w:proofErr w:type="gramEnd"/>
      <w:r w:rsidR="0086240C">
        <w:rPr>
          <w:sz w:val="24"/>
          <w:szCs w:val="24"/>
        </w:rPr>
        <w:t xml:space="preserve"> from </w:t>
      </w:r>
      <w:r w:rsidR="0086240C" w:rsidRPr="00FA7EC6">
        <w:rPr>
          <w:i/>
          <w:sz w:val="24"/>
          <w:szCs w:val="24"/>
        </w:rPr>
        <w:t>hybrid</w:t>
      </w:r>
      <w:r w:rsidR="0086240C">
        <w:rPr>
          <w:sz w:val="24"/>
          <w:szCs w:val="24"/>
        </w:rPr>
        <w:t xml:space="preserve"> movements for which interactions with the environment are intermittent, potentially requiring time-varying mechanical impedance</w:t>
      </w:r>
      <w:r w:rsidR="00E23618">
        <w:rPr>
          <w:sz w:val="24"/>
          <w:szCs w:val="24"/>
        </w:rPr>
        <w:t>.</w:t>
      </w:r>
    </w:p>
    <w:p w14:paraId="508DEA0B" w14:textId="7FE6FF32" w:rsidR="00210163" w:rsidRPr="00FA7EC6" w:rsidRDefault="00E665CA" w:rsidP="00E04D64">
      <w:pPr>
        <w:pStyle w:val="Corpsdetexte"/>
        <w:spacing w:after="111" w:line="360" w:lineRule="auto"/>
        <w:ind w:left="142"/>
        <w:jc w:val="both"/>
        <w:rPr>
          <w:sz w:val="24"/>
          <w:szCs w:val="24"/>
          <w:lang w:eastAsia="zh-CN" w:bidi="ar-SA"/>
        </w:rPr>
      </w:pPr>
      <w:r>
        <w:rPr>
          <w:sz w:val="24"/>
          <w:szCs w:val="24"/>
        </w:rPr>
        <w:t>The</w:t>
      </w:r>
      <w:r w:rsidR="002575D3" w:rsidRPr="00E04D64">
        <w:rPr>
          <w:sz w:val="24"/>
          <w:szCs w:val="24"/>
        </w:rPr>
        <w:t xml:space="preserve"> study of impedance variations during movements and notably cyclic movements with contact phases </w:t>
      </w:r>
      <w:r w:rsidR="00316450" w:rsidRPr="00E04D64">
        <w:rPr>
          <w:sz w:val="24"/>
          <w:szCs w:val="24"/>
        </w:rPr>
        <w:t>and hybrid transition</w:t>
      </w:r>
      <w:r w:rsidR="001461A9" w:rsidRPr="00E04D64">
        <w:rPr>
          <w:sz w:val="24"/>
          <w:szCs w:val="24"/>
        </w:rPr>
        <w:t>s</w:t>
      </w:r>
      <w:r w:rsidR="00316450" w:rsidRPr="00E04D64">
        <w:rPr>
          <w:sz w:val="24"/>
          <w:szCs w:val="24"/>
        </w:rPr>
        <w:t xml:space="preserve"> </w:t>
      </w:r>
      <w:r w:rsidR="002575D3" w:rsidRPr="00E04D64">
        <w:rPr>
          <w:sz w:val="24"/>
          <w:szCs w:val="24"/>
        </w:rPr>
        <w:t>is especially relevant for locomotion</w:t>
      </w:r>
      <w:r w:rsidR="006667CA" w:rsidRPr="00E04D64">
        <w:rPr>
          <w:sz w:val="24"/>
          <w:szCs w:val="24"/>
        </w:rPr>
        <w:t xml:space="preserve">. </w:t>
      </w:r>
      <w:r w:rsidR="004B7B09" w:rsidRPr="00E04D64">
        <w:rPr>
          <w:sz w:val="24"/>
          <w:szCs w:val="24"/>
        </w:rPr>
        <w:t>T</w:t>
      </w:r>
      <w:r w:rsidR="002575D3" w:rsidRPr="00E04D64">
        <w:rPr>
          <w:sz w:val="24"/>
          <w:szCs w:val="24"/>
        </w:rPr>
        <w:t>he literature</w:t>
      </w:r>
      <w:r>
        <w:rPr>
          <w:sz w:val="24"/>
          <w:szCs w:val="24"/>
        </w:rPr>
        <w:t xml:space="preserve"> has thoroughly studied</w:t>
      </w:r>
      <w:r w:rsidR="002575D3" w:rsidRPr="00E04D64">
        <w:rPr>
          <w:sz w:val="24"/>
          <w:szCs w:val="24"/>
        </w:rPr>
        <w:t xml:space="preserve"> time</w:t>
      </w:r>
      <w:r w:rsidR="00BF701A" w:rsidRPr="00E04D64">
        <w:rPr>
          <w:sz w:val="24"/>
          <w:szCs w:val="24"/>
        </w:rPr>
        <w:t>-</w:t>
      </w:r>
      <w:r w:rsidR="002575D3" w:rsidRPr="00E04D64">
        <w:rPr>
          <w:sz w:val="24"/>
          <w:szCs w:val="24"/>
        </w:rPr>
        <w:t>varying stiffness</w:t>
      </w:r>
      <w:r w:rsidR="00E668BE" w:rsidRPr="00E04D64">
        <w:rPr>
          <w:sz w:val="24"/>
          <w:szCs w:val="24"/>
        </w:rPr>
        <w:t xml:space="preserve"> </w:t>
      </w:r>
      <w:r w:rsidRPr="00E04D64">
        <w:rPr>
          <w:sz w:val="24"/>
          <w:szCs w:val="24"/>
        </w:rPr>
        <w:t xml:space="preserve">about </w:t>
      </w:r>
      <w:r>
        <w:rPr>
          <w:sz w:val="24"/>
          <w:szCs w:val="24"/>
        </w:rPr>
        <w:t xml:space="preserve">the </w:t>
      </w:r>
      <w:r w:rsidRPr="00E04D64">
        <w:rPr>
          <w:sz w:val="24"/>
          <w:szCs w:val="24"/>
        </w:rPr>
        <w:t>ankle joint</w:t>
      </w:r>
      <w:r>
        <w:rPr>
          <w:sz w:val="24"/>
          <w:szCs w:val="24"/>
        </w:rPr>
        <w:t>, notably with</w:t>
      </w:r>
      <w:r w:rsidR="001E7AC8" w:rsidRPr="00E04D64">
        <w:rPr>
          <w:sz w:val="24"/>
          <w:szCs w:val="24"/>
        </w:rPr>
        <w:t xml:space="preserve"> walking </w:t>
      </w:r>
      <w:r w:rsidR="000B0BB5" w:rsidRPr="00E04D64">
        <w:rPr>
          <w:sz w:val="24"/>
          <w:szCs w:val="24"/>
        </w:rPr>
        <w:fldChar w:fldCharType="begin"/>
      </w:r>
      <w:r w:rsidR="00FD2558">
        <w:rPr>
          <w:sz w:val="24"/>
          <w:szCs w:val="24"/>
        </w:rPr>
        <w:instrText xml:space="preserve"> ADDIN ZOTERO_ITEM CSL_CITATION {"citationID":"XU0ShZZu","properties":{"formattedCitation":"(18)","plainCitation":"(18)","noteIndex":0},"citationItems":[{"id":981,"uris":["http://zotero.org/users/5243746/items/KCEZM9QR"],"itemData":{"id":981,"type":"article-journal","abstract":"The human ankle joint plays a critical role during walking and understanding the biomechanical factors that govern ankle behavior and provides fundamental insight into normal and pathologically altered gait. Previous researchers have comprehensively studied ankle joint kinetics and kinematics during many biomechanical tasks, including locomotion; however, only recently have researchers been able to quantify how the mechanical impedance of the ankle varies during walking. The mechanical impedance describes the dynamic relationship between the joint position and the joint torque during perturbation, and is often represented in terms of stiffness, damping, and inertia. The purpose of this short communication is to unify the results of the first two studies measuring ankle mechanical impedance in the sagittal plane during walking, where each study investigated differing regions of the gait cycle. Rouse et al. measured ankle impedance from late loading response to terminal stance, where Lee et al. quantified ankle impedance from pre-swing to early loading response. While stiffness component of impedance increases significantly as the stance phase of walking progressed, the change in damping during the gait cycle is much less than the changes observed in stiffness. In addition, both stiffness and damping remained low during the swing phase of walking. Future work will focus on quantifying impedance during the “push off” region of stance phase, as well as measurement of these properties in the coronal plane.","container-title":"IEEE Journal of Translational Engineering in Health and Medicine","DOI":"10.1109/JTEHM.2016.2601613","ISSN":"2168-2372","note":"event: IEEE Journal of Translational Engineering in Health and Medicine","page":"1-7","source":"IEEE Xplore","title":"Summary of Human Ankle Mechanical Impedance During Walking","volume":"4","author":[{"family":"Lee","given":"Hyunglae"},{"family":"Rouse","given":"Elliott J."},{"family":"Krebs","given":"Hermano Igo"}],"issued":{"date-parts":[["2016"]]}}}],"schema":"https://github.com/citation-style-language/schema/raw/master/csl-citation.json"} </w:instrText>
      </w:r>
      <w:r w:rsidR="000B0BB5" w:rsidRPr="00E04D64">
        <w:rPr>
          <w:sz w:val="24"/>
          <w:szCs w:val="24"/>
        </w:rPr>
        <w:fldChar w:fldCharType="separate"/>
      </w:r>
      <w:r w:rsidR="00FD2558" w:rsidRPr="00FD2558">
        <w:rPr>
          <w:sz w:val="24"/>
        </w:rPr>
        <w:t>(18)</w:t>
      </w:r>
      <w:r w:rsidR="000B0BB5" w:rsidRPr="00E04D64">
        <w:rPr>
          <w:sz w:val="24"/>
          <w:szCs w:val="24"/>
        </w:rPr>
        <w:fldChar w:fldCharType="end"/>
      </w:r>
      <w:r w:rsidR="001E7AC8" w:rsidRPr="00E04D64">
        <w:rPr>
          <w:sz w:val="24"/>
          <w:szCs w:val="24"/>
        </w:rPr>
        <w:t xml:space="preserve"> or running </w:t>
      </w:r>
      <w:r w:rsidR="000B0BB5" w:rsidRPr="00E04D64">
        <w:rPr>
          <w:sz w:val="24"/>
          <w:szCs w:val="24"/>
        </w:rPr>
        <w:fldChar w:fldCharType="begin"/>
      </w:r>
      <w:r w:rsidR="00FD2558">
        <w:rPr>
          <w:sz w:val="24"/>
          <w:szCs w:val="24"/>
        </w:rPr>
        <w:instrText xml:space="preserve"> ADDIN ZOTERO_ITEM CSL_CITATION {"citationID":"3WLhNfhP","properties":{"formattedCitation":"(19)","plainCitation":"(19)","noteIndex":0},"citationItems":[{"id":985,"uris":["http://zotero.org/users/5243746/items/H8BTJFPR"],"itemData":{"id":985,"type":"article-journal","abstract":"Objective: Differences in locomotor biomechanics between walking and running provide fundamental information about human ambulation. Joint mechanical impedance is a biomechanical property that governs the body's instantaneous response to disturbances, and is important for stability and energy transfer. Ankle impedance has been characterized during walking, but little is known about how humans alter joint impedance during running. The purpose of this study was to estimate ankle impedance during the stance phase of running, and compare to previously reported estimates during walking. Methods: Perturbations were applied to the ankle using a one-degree-of-freedom (DOF) mechatronic platform. Least-squares system identification was performed using a parametric model consisting of stiffness, damping, and inertia. Results: The model accounted for 89% ± 16% of variance. Ankle stiffness reached a maximum of 10 Nm/rad/kg at the end of mid-stance, decreasing in terminal stance phase to values previously reported during swing phase. Quasi-stiffness values differed significantly from stiffness across the stance phase of running. Comparing ankle impedance estimates between walking and running showed differences in both magnitude, and temporal variation. Conclusion: Ankle impedance differs significantly between walking and running. Significance: This study provides novel information about the biomechanics of running and broadens our understanding of how the mechanical impedance of the ankle joint differs between locomotor tasks, motivating the need for future studies.","container-title":"IEEE Transactions on Biomedical Engineering","DOI":"10.1109/TBME.2019.2940927","ISSN":"1558-2531","issue":"6","note":"event: IEEE Transactions on Biomedical Engineering","page":"1595-1603","source":"IEEE Xplore","title":"Ankle Mechanical Impedance During the Stance Phase of Running","volume":"67","author":[{"family":"Shorter","given":"Amanda L."},{"family":"Rouse","given":"Elliott J."}],"issued":{"date-parts":[["2020",6]]}}}],"schema":"https://github.com/citation-style-language/schema/raw/master/csl-citation.json"} </w:instrText>
      </w:r>
      <w:r w:rsidR="000B0BB5" w:rsidRPr="00E04D64">
        <w:rPr>
          <w:sz w:val="24"/>
          <w:szCs w:val="24"/>
        </w:rPr>
        <w:fldChar w:fldCharType="separate"/>
      </w:r>
      <w:r w:rsidR="00FD2558" w:rsidRPr="00FD2558">
        <w:rPr>
          <w:sz w:val="24"/>
        </w:rPr>
        <w:t>(19)</w:t>
      </w:r>
      <w:r w:rsidR="000B0BB5" w:rsidRPr="00E04D64">
        <w:rPr>
          <w:sz w:val="24"/>
          <w:szCs w:val="24"/>
        </w:rPr>
        <w:fldChar w:fldCharType="end"/>
      </w:r>
      <w:r w:rsidR="001E7AC8" w:rsidRPr="00E04D64">
        <w:rPr>
          <w:sz w:val="24"/>
          <w:szCs w:val="24"/>
        </w:rPr>
        <w:t xml:space="preserve">. </w:t>
      </w:r>
      <w:proofErr w:type="spellStart"/>
      <w:r w:rsidR="002575D3" w:rsidRPr="00E04D64">
        <w:rPr>
          <w:sz w:val="24"/>
          <w:szCs w:val="24"/>
        </w:rPr>
        <w:t>Guarin</w:t>
      </w:r>
      <w:proofErr w:type="spellEnd"/>
      <w:r w:rsidR="002575D3" w:rsidRPr="00E04D64">
        <w:rPr>
          <w:sz w:val="24"/>
          <w:szCs w:val="24"/>
        </w:rPr>
        <w:t xml:space="preserve"> </w:t>
      </w:r>
      <w:r w:rsidR="000B0BB5" w:rsidRPr="00E04D64">
        <w:rPr>
          <w:sz w:val="24"/>
          <w:szCs w:val="24"/>
        </w:rPr>
        <w:fldChar w:fldCharType="begin"/>
      </w:r>
      <w:r w:rsidR="00FD2558">
        <w:rPr>
          <w:sz w:val="24"/>
          <w:szCs w:val="24"/>
        </w:rPr>
        <w:instrText xml:space="preserve"> ADDIN ZOTERO_ITEM CSL_CITATION {"citationID":"QauSAATa","properties":{"formattedCitation":"(9)","plainCitation":"(9)","noteIndex":0},"citationItems":[{"id":194,"uris":["http://zotero.org/users/5243746/items/T5CZ49SL"],"itemData":{"id":194,"type":"article-journal","abstract":"The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E."}],"issued":{"date-parts":[["2018",10]]}},"suppress-author":true}],"schema":"https://github.com/citation-style-language/schema/raw/master/csl-citation.json"} </w:instrText>
      </w:r>
      <w:r w:rsidR="000B0BB5" w:rsidRPr="00E04D64">
        <w:rPr>
          <w:sz w:val="24"/>
          <w:szCs w:val="24"/>
        </w:rPr>
        <w:fldChar w:fldCharType="separate"/>
      </w:r>
      <w:r w:rsidR="00FD2558" w:rsidRPr="00FD2558">
        <w:rPr>
          <w:sz w:val="24"/>
        </w:rPr>
        <w:t>(9)</w:t>
      </w:r>
      <w:r w:rsidR="000B0BB5" w:rsidRPr="00E04D64">
        <w:rPr>
          <w:sz w:val="24"/>
          <w:szCs w:val="24"/>
        </w:rPr>
        <w:fldChar w:fldCharType="end"/>
      </w:r>
      <w:r w:rsidR="002575D3" w:rsidRPr="00E04D64">
        <w:rPr>
          <w:sz w:val="24"/>
          <w:szCs w:val="24"/>
        </w:rPr>
        <w:t xml:space="preserve"> also studied the reflex and intrinsic viscoelastic properties contributions of the </w:t>
      </w:r>
      <w:r w:rsidR="004B7B09" w:rsidRPr="00E04D64">
        <w:rPr>
          <w:sz w:val="24"/>
          <w:szCs w:val="24"/>
        </w:rPr>
        <w:t>ankle time-</w:t>
      </w:r>
      <w:r w:rsidR="002575D3" w:rsidRPr="00E04D64">
        <w:rPr>
          <w:sz w:val="24"/>
          <w:szCs w:val="24"/>
        </w:rPr>
        <w:t>varying stiffness.</w:t>
      </w:r>
      <w:r w:rsidR="00E23618">
        <w:rPr>
          <w:sz w:val="24"/>
          <w:szCs w:val="24"/>
        </w:rPr>
        <w:t xml:space="preserve"> </w:t>
      </w:r>
      <w:r w:rsidR="005A4BBC" w:rsidRPr="00E04D64">
        <w:rPr>
          <w:sz w:val="24"/>
          <w:szCs w:val="24"/>
        </w:rPr>
        <w:t>To provide insights into the flexibility of human walking,</w:t>
      </w:r>
      <w:r w:rsidR="000B0BB5" w:rsidRPr="00E04D64">
        <w:rPr>
          <w:sz w:val="24"/>
          <w:szCs w:val="24"/>
        </w:rPr>
        <w:t xml:space="preserve"> Huang</w:t>
      </w:r>
      <w:r w:rsidR="00FA2ED0">
        <w:rPr>
          <w:sz w:val="24"/>
          <w:szCs w:val="24"/>
        </w:rPr>
        <w:t xml:space="preserve"> and Wang</w:t>
      </w:r>
      <w:r w:rsidR="005A4BBC" w:rsidRPr="00E04D64">
        <w:rPr>
          <w:sz w:val="24"/>
          <w:szCs w:val="24"/>
        </w:rPr>
        <w:t xml:space="preserve"> </w:t>
      </w:r>
      <w:r w:rsidR="000B0BB5" w:rsidRPr="00E04D64">
        <w:rPr>
          <w:sz w:val="24"/>
          <w:szCs w:val="24"/>
        </w:rPr>
        <w:fldChar w:fldCharType="begin"/>
      </w:r>
      <w:r w:rsidR="00FD2558">
        <w:rPr>
          <w:sz w:val="24"/>
          <w:szCs w:val="24"/>
        </w:rPr>
        <w:instrText xml:space="preserve"> ADDIN ZOTERO_ITEM CSL_CITATION {"citationID":"IL8SDZWM","properties":{"formattedCitation":"(20)","plainCitation":"(20)","noteIndex":0},"citationItems":[{"id":177,"uris":["http://zotero.org/users/5243746/items/8VYNGIJU"],"itemData":{"id":177,"type":"article-journal","abstract":"The concept of torque–stiffness-controlled dynamic walking expands the applicability of passivity-based bipeds while preserving energetic efficiency due to the addition of controllable stiffness. Central Pattern Generator (CPG) based approach introduces limb coordination and simplifies the control structure. In this paper, we study the disturbance rejection of torque–stiffness-controlled bipedal walking with CPGs. To evaluate the performance of rejecting disturbance, we study the locomotion under a perturbation torque and the walking performance on uneven terrains. In simulations, the performance of CPG-controlled walkers is compared with that of walkers without CPG, to study the impacts of CPG-based control. We also analyze the performance under different actuation parameters to clarify the effects of joint torque and joint stiffness on rejecting disturbances. The results may help better understand the flexible human gaits and build stable walking robots adapt to unpredictable environments.","collection-title":"Advances on Biological Rhythmic Pattern Generation: Experiments, Algorithms and Applications","container-title":"Neurocomputing","DOI":"10.1016/j.neucom.2015.04.096","ISSN":"0925-2312","journalAbbreviation":"Neurocomputing","page":"141-151","source":"ScienceDirect","title":"Disturbance rejection of Central Pattern Generator based torque–stiffness-controlled dynamic walking","volume":"170","author":[{"family":"Huang","given":"Yan"},{"family":"Wang","given":"Qining"}],"issued":{"date-parts":[["2015",12,25]]}},"suppress-author":true}],"schema":"https://github.com/citation-style-language/schema/raw/master/csl-citation.json"} </w:instrText>
      </w:r>
      <w:r w:rsidR="000B0BB5" w:rsidRPr="00E04D64">
        <w:rPr>
          <w:sz w:val="24"/>
          <w:szCs w:val="24"/>
        </w:rPr>
        <w:fldChar w:fldCharType="separate"/>
      </w:r>
      <w:r w:rsidR="00FD2558" w:rsidRPr="00FD2558">
        <w:rPr>
          <w:sz w:val="24"/>
        </w:rPr>
        <w:t>(20)</w:t>
      </w:r>
      <w:r w:rsidR="000B0BB5" w:rsidRPr="00E04D64">
        <w:rPr>
          <w:sz w:val="24"/>
          <w:szCs w:val="24"/>
        </w:rPr>
        <w:fldChar w:fldCharType="end"/>
      </w:r>
      <w:r w:rsidR="005A4BBC" w:rsidRPr="00E04D64">
        <w:rPr>
          <w:sz w:val="24"/>
          <w:szCs w:val="24"/>
        </w:rPr>
        <w:t xml:space="preserve"> designed a Central Pattern Generator (CPG)</w:t>
      </w:r>
      <w:r w:rsidR="007929F3" w:rsidRPr="00E04D64">
        <w:rPr>
          <w:sz w:val="24"/>
          <w:szCs w:val="24"/>
        </w:rPr>
        <w:t>-</w:t>
      </w:r>
      <w:r w:rsidR="005A4BBC" w:rsidRPr="00E04D64">
        <w:rPr>
          <w:sz w:val="24"/>
          <w:szCs w:val="24"/>
        </w:rPr>
        <w:t xml:space="preserve">based human locomotion model, where the CPG model controlled not only joint torque but also joint stiffness (stiffness constant and equilibrium point). They improved </w:t>
      </w:r>
      <w:r w:rsidR="005A4BBC" w:rsidRPr="00E04D64">
        <w:rPr>
          <w:sz w:val="24"/>
          <w:szCs w:val="24"/>
        </w:rPr>
        <w:lastRenderedPageBreak/>
        <w:t xml:space="preserve">the disturbance rejection from the ground ruggedness compared to previous models. </w:t>
      </w:r>
      <w:r w:rsidR="00092996" w:rsidRPr="00E04D64">
        <w:rPr>
          <w:sz w:val="24"/>
          <w:szCs w:val="24"/>
        </w:rPr>
        <w:t>The time</w:t>
      </w:r>
      <w:r w:rsidR="00BF701A" w:rsidRPr="00E04D64">
        <w:rPr>
          <w:sz w:val="24"/>
          <w:szCs w:val="24"/>
        </w:rPr>
        <w:t>-</w:t>
      </w:r>
      <w:r w:rsidR="00092996" w:rsidRPr="00E04D64">
        <w:rPr>
          <w:sz w:val="24"/>
          <w:szCs w:val="24"/>
        </w:rPr>
        <w:t xml:space="preserve">varying viscoelastic properties of the upper limbs have also been investigated in free cyclic movements </w:t>
      </w:r>
      <w:r w:rsidR="009609CF" w:rsidRPr="00E04D64">
        <w:rPr>
          <w:sz w:val="24"/>
          <w:szCs w:val="24"/>
        </w:rPr>
        <w:fldChar w:fldCharType="begin"/>
      </w:r>
      <w:r w:rsidR="00FD2558">
        <w:rPr>
          <w:sz w:val="24"/>
          <w:szCs w:val="24"/>
        </w:rPr>
        <w:instrText xml:space="preserve"> ADDIN ZOTERO_ITEM CSL_CITATION {"citationID":"yDJ4wNGZ","properties":{"formattedCitation":"(21)","plainCitation":"(21)","noteIndex":0},"citationItems":[{"id":77,"uris":["http://zotero.org/users/5243746/items/BWZ3LJTM"],"itemData":{"id":77,"type":"article-journal","abstract":"SummaryThe objective of this study was to determine the extent to which subjects modulate their elbow joint mechanical properties during ongoing arm movement. Small pseudo-random force disturbances were applied to the wrist with an airjet actuator while subjects executed large (1 rad) elbow joint movements. Using a lumped parameter model of the muscle, tendom and proprioceptive feedback dynamics, a time-varying system identification technique was developed to analyze the phasic changes in the elbow joint's mechanical response. The mechanical properties were found to be time-varying, and well approximated by a quasi-linear second-order model. The stiffness of the arm was found to drop during movement. The arm was always underdamped, with the damping ratio changing during movement. Inertia estimates were constant and consistent with previous measurements. Overall, the moving arm was found to be very compliant, with a peak stiffness value less than the lowest value measured during posture, and a natural frequency of less than 3 Hz. Changing the speed of movement, or the load from gravity, changed the stiffness measured, but not in strict proportion to the change in net muscle torque.","container-title":"Experimental Brain Research","DOI":"10.1007/BF02259118","ISSN":"1432-1106","issue":"2","journalAbbreviation":"Exp Brain Res","language":"en","page":"433-442","source":"Springer Link","title":"Time-varying stiffness of human elbow joint during cyclic voluntary movement","volume":"88","author":[{"family":"Bennett","given":"D. J."},{"family":"Hollerbach","given":"J. M."},{"family":"Xu","given":"Y."},{"family":"Hunter","given":"I. W."}],"issued":{"date-parts":[["1992",2,1]]}}}],"schema":"https://github.com/citation-style-language/schema/raw/master/csl-citation.json"} </w:instrText>
      </w:r>
      <w:r w:rsidR="009609CF" w:rsidRPr="00E04D64">
        <w:rPr>
          <w:sz w:val="24"/>
          <w:szCs w:val="24"/>
        </w:rPr>
        <w:fldChar w:fldCharType="separate"/>
      </w:r>
      <w:r w:rsidR="00FD2558" w:rsidRPr="00FD2558">
        <w:rPr>
          <w:sz w:val="24"/>
        </w:rPr>
        <w:t>(21)</w:t>
      </w:r>
      <w:r w:rsidR="009609CF" w:rsidRPr="00E04D64">
        <w:rPr>
          <w:sz w:val="24"/>
          <w:szCs w:val="24"/>
        </w:rPr>
        <w:fldChar w:fldCharType="end"/>
      </w:r>
      <w:r w:rsidR="00092996" w:rsidRPr="00E04D64">
        <w:rPr>
          <w:sz w:val="24"/>
          <w:szCs w:val="24"/>
        </w:rPr>
        <w:t xml:space="preserve"> </w:t>
      </w:r>
      <w:r w:rsidR="005A029E" w:rsidRPr="00E04D64">
        <w:rPr>
          <w:sz w:val="24"/>
          <w:szCs w:val="24"/>
        </w:rPr>
        <w:t>and</w:t>
      </w:r>
      <w:r w:rsidR="00092996" w:rsidRPr="00E04D64">
        <w:rPr>
          <w:sz w:val="24"/>
          <w:szCs w:val="24"/>
        </w:rPr>
        <w:t xml:space="preserve"> rhythmic movements with various load</w:t>
      </w:r>
      <w:r w:rsidR="00BF701A" w:rsidRPr="00E04D64">
        <w:rPr>
          <w:sz w:val="24"/>
          <w:szCs w:val="24"/>
        </w:rPr>
        <w:t>s</w:t>
      </w:r>
      <w:r w:rsidR="00092996" w:rsidRPr="00E04D64">
        <w:rPr>
          <w:sz w:val="24"/>
          <w:szCs w:val="24"/>
        </w:rPr>
        <w:t xml:space="preserve"> </w:t>
      </w:r>
      <w:r w:rsidR="009609CF" w:rsidRPr="00E04D64">
        <w:rPr>
          <w:sz w:val="24"/>
          <w:szCs w:val="24"/>
        </w:rPr>
        <w:fldChar w:fldCharType="begin"/>
      </w:r>
      <w:r w:rsidR="00FD2558">
        <w:rPr>
          <w:sz w:val="24"/>
          <w:szCs w:val="24"/>
        </w:rPr>
        <w:instrText xml:space="preserve"> ADDIN ZOTERO_ITEM CSL_CITATION {"citationID":"AziUCFqs","properties":{"formattedCitation":"(22)","plainCitation":"(22)","noteIndex":0},"citationItems":[{"id":989,"uris":["http://zotero.org/users/5243746/items/Z4LDLEV7"],"itemData":{"id":989,"type":"article-journal","abstract":"The flexibility of body joints plays an important role in daily life, particularly when performing high-precision rapid pose switching. Importantly, understanding the characteristics of human joint movement is necessary for constructing robotic joints with the softness of humanoid joints. A novel method for estimating continuous motion and time-varying stiffness of the human elbow joint was proposed in the current study, which was based on surface electromyography (sEMG). We used the Hill-based muscle model (HMM) to establish a continuous motion estimation model (CMEM) of the elbow joint, and the genetic algorithm (GA) was used to optimize unknown parameters. Muscle short-range stiffness (SRS) was then used to characterize muscle stiffness, and a joint kinetic equation was used to express the relationship between skeletal muscle stiffness and elbow joint stiffness. Finally, we established a time-varying stiffness estimation model (TVSEM) of the elbow joint based on the CMEM. In addition, five subjects were tested to verify the performance of the CMEM and TVSEM. The total average root-mean-square errors (RMSEs) of the CMEM with the optimal trials were 0.19\nrad and 0.21\nrad and the repeated trials were 0.24\nrad and 0.25\nrad, with 1.25-kg and 2.5\nkg-loads, respectively. The values of elbow joint stiffness ranged from 0–40\nNm/rad for different muscle activities, which were estimated by the TVSEM.","container-title":"Journal of Mechanics in Medicine and Biology","DOI":"10.1142/S0219519419500404","ISSN":"0219-5194","issue":"05","journalAbbreviation":"J. Mech. Med. Biol.","note":"publisher: World Scientific Publishing Co.","page":"1950040","source":"worldscientific.com (Atypon)","title":"Continuous motion and time-varying stiffness estimation of the human elbow joint based on sEMG","volume":"19","author":[{"family":"Li","given":"Kexiang"},{"family":"Liu","given":"Xuan"},{"family":"Zhang","given":"Jianhua"},{"family":"Zhang","given":"Minglu"},{"family":"Hou","given":"Zimin"}],"issued":{"date-parts":[["2019",8]]}}}],"schema":"https://github.com/citation-style-language/schema/raw/master/csl-citation.json"} </w:instrText>
      </w:r>
      <w:r w:rsidR="009609CF" w:rsidRPr="00E04D64">
        <w:rPr>
          <w:sz w:val="24"/>
          <w:szCs w:val="24"/>
        </w:rPr>
        <w:fldChar w:fldCharType="separate"/>
      </w:r>
      <w:r w:rsidR="00FD2558" w:rsidRPr="00FD2558">
        <w:rPr>
          <w:sz w:val="24"/>
        </w:rPr>
        <w:t>(22)</w:t>
      </w:r>
      <w:r w:rsidR="009609CF" w:rsidRPr="00E04D64">
        <w:rPr>
          <w:sz w:val="24"/>
          <w:szCs w:val="24"/>
        </w:rPr>
        <w:fldChar w:fldCharType="end"/>
      </w:r>
      <w:r w:rsidR="00092996" w:rsidRPr="009E2F8A">
        <w:rPr>
          <w:sz w:val="24"/>
          <w:szCs w:val="24"/>
        </w:rPr>
        <w:t xml:space="preserve">. </w:t>
      </w:r>
      <w:proofErr w:type="spellStart"/>
      <w:r w:rsidR="00210163" w:rsidRPr="009E2F8A">
        <w:rPr>
          <w:sz w:val="24"/>
          <w:szCs w:val="24"/>
          <w:lang w:eastAsia="zh-CN" w:bidi="ar-SA"/>
        </w:rPr>
        <w:t>Lacquaniti</w:t>
      </w:r>
      <w:proofErr w:type="spellEnd"/>
      <w:r w:rsidR="009609CF" w:rsidRPr="009E2F8A">
        <w:rPr>
          <w:sz w:val="24"/>
          <w:szCs w:val="24"/>
          <w:lang w:eastAsia="zh-CN" w:bidi="ar-SA"/>
        </w:rPr>
        <w:t xml:space="preserve"> et al.</w:t>
      </w:r>
      <w:r w:rsidR="00210163" w:rsidRPr="009E2F8A">
        <w:rPr>
          <w:sz w:val="24"/>
          <w:szCs w:val="24"/>
          <w:lang w:eastAsia="zh-CN" w:bidi="ar-SA"/>
        </w:rPr>
        <w:t xml:space="preserve"> </w:t>
      </w:r>
      <w:r w:rsidR="009609CF" w:rsidRPr="00E04D64">
        <w:rPr>
          <w:sz w:val="24"/>
          <w:szCs w:val="24"/>
          <w:lang w:eastAsia="zh-CN" w:bidi="ar-SA"/>
        </w:rPr>
        <w:fldChar w:fldCharType="begin"/>
      </w:r>
      <w:r w:rsidR="00FD2558">
        <w:rPr>
          <w:sz w:val="24"/>
          <w:szCs w:val="24"/>
          <w:lang w:eastAsia="zh-CN" w:bidi="ar-SA"/>
        </w:rPr>
        <w:instrText xml:space="preserve"> ADDIN ZOTERO_ITEM CSL_CITATION {"citationID":"QXdnuOgB","properties":{"formattedCitation":"(23)","plainCitation":"(23)","noteIndex":0},"citationItems":[{"id":645,"uris":["http://zotero.org/users/5243746/items/AB7V5FI3"],"itemData":{"id":645,"type":"article-journal","abstract":"1. The aim of this study was to describe the time-varying changes in the mechanical parameters of a multijointed limb. The parameters we considered are the coefficients of stiffness, viscosity, and...","archive_location":"Bethesda, MD","container-title":"Journal of Neurophysiology","DOI":"10.1152/jn.1993.69.5.1443","language":"en","note":"publisher: American Physiological Society Bethesda, MD","source":"journals.physiology.org","title":"Time-varying mechanical behavior of multijointed arm in man","URL":"https://journals.physiology.org/doi/abs/10.1152/jn.1993.69.5.1443","author":[{"family":"Lacquaniti","given":"F."},{"family":"Carrozzo","given":"M."},{"family":"Borghese","given":"N. A."}],"accessed":{"date-parts":[["2021",8,11]]},"issued":{"date-parts":[["1993",5,1]]}},"suppress-author":true}],"schema":"https://github.com/citation-style-language/schema/raw/master/csl-citation.json"} </w:instrText>
      </w:r>
      <w:r w:rsidR="009609CF" w:rsidRPr="00E04D64">
        <w:rPr>
          <w:sz w:val="24"/>
          <w:szCs w:val="24"/>
          <w:lang w:eastAsia="zh-CN" w:bidi="ar-SA"/>
        </w:rPr>
        <w:fldChar w:fldCharType="separate"/>
      </w:r>
      <w:r w:rsidR="00FD2558" w:rsidRPr="00FD2558">
        <w:rPr>
          <w:sz w:val="24"/>
        </w:rPr>
        <w:t>(23)</w:t>
      </w:r>
      <w:r w:rsidR="009609CF" w:rsidRPr="00E04D64">
        <w:rPr>
          <w:sz w:val="24"/>
          <w:szCs w:val="24"/>
          <w:lang w:eastAsia="zh-CN" w:bidi="ar-SA"/>
        </w:rPr>
        <w:fldChar w:fldCharType="end"/>
      </w:r>
      <w:r w:rsidR="00210163" w:rsidRPr="00FA7EC6">
        <w:rPr>
          <w:sz w:val="24"/>
          <w:szCs w:val="24"/>
          <w:lang w:eastAsia="zh-CN" w:bidi="ar-SA"/>
        </w:rPr>
        <w:t xml:space="preserve"> and Tsuji</w:t>
      </w:r>
      <w:r w:rsidR="00FA2ED0">
        <w:rPr>
          <w:sz w:val="24"/>
          <w:szCs w:val="24"/>
          <w:lang w:eastAsia="zh-CN" w:bidi="ar-SA"/>
        </w:rPr>
        <w:t xml:space="preserve"> and Tanaka</w:t>
      </w:r>
      <w:r w:rsidR="00210163" w:rsidRPr="00FA7EC6">
        <w:rPr>
          <w:sz w:val="24"/>
          <w:szCs w:val="24"/>
          <w:lang w:eastAsia="zh-CN" w:bidi="ar-SA"/>
        </w:rPr>
        <w:t xml:space="preserve"> </w:t>
      </w:r>
      <w:r w:rsidR="009609CF" w:rsidRPr="00E04D64">
        <w:rPr>
          <w:sz w:val="24"/>
          <w:szCs w:val="24"/>
          <w:lang w:eastAsia="zh-CN" w:bidi="ar-SA"/>
        </w:rPr>
        <w:fldChar w:fldCharType="begin"/>
      </w:r>
      <w:r w:rsidR="00FD2558">
        <w:rPr>
          <w:sz w:val="24"/>
          <w:szCs w:val="24"/>
          <w:lang w:eastAsia="zh-CN" w:bidi="ar-SA"/>
        </w:rPr>
        <w:instrText xml:space="preserve"> ADDIN ZOTERO_ITEM CSL_CITATION {"citationID":"3ZWzrlzQ","properties":{"formattedCitation":"(3)","plainCitation":"(3)","noteIndex":0},"citationItems":[{"id":12,"uris":["http://zotero.org/users/5243746/items/EIDNW67S"],"itemData":{"id":12,"type":"article-journal","abstract":"A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009609CF" w:rsidRPr="00E04D64">
        <w:rPr>
          <w:sz w:val="24"/>
          <w:szCs w:val="24"/>
          <w:lang w:eastAsia="zh-CN" w:bidi="ar-SA"/>
        </w:rPr>
        <w:fldChar w:fldCharType="separate"/>
      </w:r>
      <w:r w:rsidR="00FD2558" w:rsidRPr="00FD2558">
        <w:rPr>
          <w:sz w:val="24"/>
        </w:rPr>
        <w:t>(3)</w:t>
      </w:r>
      <w:r w:rsidR="009609CF" w:rsidRPr="00E04D64">
        <w:rPr>
          <w:sz w:val="24"/>
          <w:szCs w:val="24"/>
          <w:lang w:eastAsia="zh-CN" w:bidi="ar-SA"/>
        </w:rPr>
        <w:fldChar w:fldCharType="end"/>
      </w:r>
      <w:r w:rsidR="00210163" w:rsidRPr="00FA7EC6">
        <w:rPr>
          <w:sz w:val="24"/>
          <w:szCs w:val="24"/>
          <w:lang w:eastAsia="zh-CN" w:bidi="ar-SA"/>
        </w:rPr>
        <w:t xml:space="preserve"> studied the endpoint impedance of a ball-catching hybrid task</w:t>
      </w:r>
      <w:r w:rsidR="009609CF" w:rsidRPr="00FA7EC6">
        <w:rPr>
          <w:sz w:val="24"/>
          <w:szCs w:val="24"/>
          <w:lang w:eastAsia="zh-CN" w:bidi="ar-SA"/>
        </w:rPr>
        <w:t xml:space="preserve"> (with both free movements and contact phases)</w:t>
      </w:r>
      <w:r w:rsidR="00210163" w:rsidRPr="00FA7EC6">
        <w:rPr>
          <w:sz w:val="24"/>
          <w:szCs w:val="24"/>
          <w:lang w:eastAsia="zh-CN" w:bidi="ar-SA"/>
        </w:rPr>
        <w:t xml:space="preserve"> with predictable physical interactions.</w:t>
      </w:r>
      <w:r w:rsidR="00E23618" w:rsidRPr="00FA7EC6">
        <w:rPr>
          <w:sz w:val="24"/>
          <w:szCs w:val="24"/>
          <w:lang w:eastAsia="zh-CN" w:bidi="ar-SA"/>
        </w:rPr>
        <w:t xml:space="preserve"> </w:t>
      </w:r>
    </w:p>
    <w:p w14:paraId="0165D107" w14:textId="4AA1A470" w:rsidR="000B48EB" w:rsidRPr="00E04D64" w:rsidRDefault="0086240C" w:rsidP="00E04D64">
      <w:pPr>
        <w:pStyle w:val="Corpsdetexte"/>
        <w:spacing w:after="111" w:line="360" w:lineRule="auto"/>
        <w:ind w:left="142"/>
        <w:jc w:val="both"/>
        <w:rPr>
          <w:sz w:val="24"/>
          <w:szCs w:val="24"/>
        </w:rPr>
      </w:pPr>
      <w:r>
        <w:rPr>
          <w:sz w:val="24"/>
          <w:szCs w:val="24"/>
        </w:rPr>
        <w:t xml:space="preserve">The present study </w:t>
      </w:r>
      <w:r w:rsidR="009E2F8A">
        <w:rPr>
          <w:sz w:val="24"/>
          <w:szCs w:val="24"/>
        </w:rPr>
        <w:t>c</w:t>
      </w:r>
      <w:r>
        <w:rPr>
          <w:sz w:val="24"/>
          <w:szCs w:val="24"/>
        </w:rPr>
        <w:t>haracteriz</w:t>
      </w:r>
      <w:r w:rsidR="009E2F8A">
        <w:rPr>
          <w:sz w:val="24"/>
          <w:szCs w:val="24"/>
        </w:rPr>
        <w:t>es</w:t>
      </w:r>
      <w:r>
        <w:rPr>
          <w:sz w:val="24"/>
          <w:szCs w:val="24"/>
        </w:rPr>
        <w:t xml:space="preserve"> the upper-limb mechanical impedance in a </w:t>
      </w:r>
      <w:r w:rsidR="00C503CB">
        <w:rPr>
          <w:sz w:val="24"/>
          <w:szCs w:val="24"/>
        </w:rPr>
        <w:t xml:space="preserve">hybrid rhythmic task, such as a ball-bouncing task. </w:t>
      </w:r>
      <w:r w:rsidR="00C503CB" w:rsidRPr="00E04D64">
        <w:rPr>
          <w:sz w:val="24"/>
          <w:szCs w:val="24"/>
        </w:rPr>
        <w:t>The ball</w:t>
      </w:r>
      <w:r w:rsidR="00C503CB">
        <w:rPr>
          <w:sz w:val="24"/>
          <w:szCs w:val="24"/>
        </w:rPr>
        <w:t>-</w:t>
      </w:r>
      <w:r w:rsidR="00C503CB" w:rsidRPr="00E04D64">
        <w:rPr>
          <w:sz w:val="24"/>
          <w:szCs w:val="24"/>
        </w:rPr>
        <w:t>bouncing task</w:t>
      </w:r>
      <w:r w:rsidR="00C503CB">
        <w:rPr>
          <w:sz w:val="24"/>
          <w:szCs w:val="24"/>
        </w:rPr>
        <w:t xml:space="preserve"> has already been studied </w:t>
      </w:r>
      <w:r w:rsidR="00C503CB" w:rsidRPr="00E04D64">
        <w:rPr>
          <w:sz w:val="24"/>
          <w:szCs w:val="24"/>
        </w:rPr>
        <w:t>for its apparent simplicity</w:t>
      </w:r>
      <w:r w:rsidR="00C503CB">
        <w:rPr>
          <w:sz w:val="24"/>
          <w:szCs w:val="24"/>
        </w:rPr>
        <w:t xml:space="preserve"> in order to address several motor control issues </w:t>
      </w:r>
      <w:r w:rsidR="00C503CB" w:rsidRPr="00E04D64">
        <w:rPr>
          <w:sz w:val="24"/>
          <w:szCs w:val="24"/>
        </w:rPr>
        <w:t xml:space="preserve"> </w:t>
      </w:r>
      <w:r w:rsidR="00C503CB" w:rsidRPr="00E04D64">
        <w:rPr>
          <w:sz w:val="24"/>
          <w:szCs w:val="24"/>
        </w:rPr>
        <w:fldChar w:fldCharType="begin"/>
      </w:r>
      <w:r w:rsidR="00FD2558">
        <w:rPr>
          <w:sz w:val="24"/>
          <w:szCs w:val="24"/>
        </w:rPr>
        <w:instrText xml:space="preserve"> ADDIN ZOTERO_ITEM CSL_CITATION {"citationID":"9guBqmkV","properties":{"formattedCitation":"(24\\uc0\\u8211{}28)","plainCitation":"(24–28)","noteIndex":0},"citationItems":[{"id":1007,"uris":["http://zotero.org/users/5243746/items/WMSRM5ZD"],"itemData":{"id":1007,"type":"article-journal","abstract":"Stability and performance during rhythmic motor behaviors such as locomotion are critical for survival across taxa: falling down would bode well for neither cheetah nor gazelle. Little is known about how haptic feedback, particularly during discrete events such as the heel-strike event during walking, enhances rhythmic behavior. To determine the effect of haptic cues on rhythmic motor performance, we investigated a virtual paddle juggling behavior, analogous to bouncing a table tennis ball on a paddle. Here, we show that a force impulse to the hand at the moment of ball-paddle collision categorically improves performance over visual feedback alone, not by regulating the rate of convergence to steady state (e.g., via higher gain feedback or modifying the steady-state hand motion), but rather by reducing cycle-to-cycle variability. This suggests that the timing and state cues afforded by haptic feedback decrease the nervous system's uncertainty of the state of the ball to enable more accurate control but that the feedback gain itself is unaltered. This decrease in variability leads to a substantial increase in the mean first passage time, a measure of the long-term metastability of a stochastic dynamical system. Rhythmic tasks such as locomotion and juggling involve intermittent contact with the environment (i.e., hybrid transitions), and the timing of such transitions is generally easy to sense via haptic feedback. This timing information may improve metastability, equating to less frequent falls or other failures depending on the task.","container-title":"Journal of Neurophysiology","DOI":"10.1152/jn.00140.2013","ISSN":"0022-3077","issue":"6","note":"publisher: American Physiological Society","page":"1286-1299","source":"journals.physiology.org (Atypon)","title":"Haptic feedback enhances rhythmic motor control by reducing variability, not improving convergence rate","volume":"111","author":[{"family":"Ankarali","given":"M. Mert"},{"family":"Tutkun Şen","given":"H."},{"family":"De","given":"Avik"},{"family":"Okamura","given":"Allison M."},{"family":"Cowan","given":"Noah J."}],"issued":{"date-parts":[["2014",3,15]]}}},{"id":521,"uris":["http://zotero.org/users/5243746/items/HSWY3CC7"],"itemData":{"id":521,"type":"article-journal","abstract":"This study investigates the control involved in a task where subjects rhythmically bounce a ball with a hand-held racket as regularly as possible to a prescribed amplitude. Stability analyses of a kinematic model of the ball–racket system revealed that dynamically stable solutions exist if the racket hits the ball in its decelerating upward movement phase. Such solutions are resistant to small perturbations obviating explicit error corrections. Previous studies reported that subjects’ performance was consistent with this ‘passive’ stability. However, some ‘active’ control is needed to attune to this passive stability. The present study investigates this control by confronting subjects with perturbations where stable behavior cannot be maintained solely from passive stability. Six subjects performed rhythmic ball bouncing in a virtual reality set-up with and without perturbations. In the perturbation trials the coefficient of restitution of the ball–racket contact was changed at every fifth contact leading to unexpected ball amplitudes. The perturbations were compensated for within 2–3 bouncing cycles such that ball amplitudes decreased to initial values. Passive stability was reestablished as indicated by negative racket acceleration. Results revealed that an adjustment of the racket period ensured that the impacts occurred at a phase associated with passive stability. These findings were implemented in a model consisting of a neural oscillator that drives a mechanical actuator (forearm holding the racket) to bounce the ball. Following the perturbation, the oscillator’s period is adjusted based on the perceived ball velocity after impact. Simulation results reproduced the major aspects of the experimental results.","container-title":"Brain Research","DOI":"10.1016/S0006-8993(03)02976-7","ISSN":"0006-8993","issue":"1","journalAbbreviation":"Brain Research","language":"en","page":"64-78","source":"ScienceDirect","title":"Actively tracking ‘passive’ stability in a ball bouncing task","volume":"982","author":[{"family":"Rugy","given":"Aymar","non-dropping-particle":"de"},{"family":"Wei","given":"Kunlin"},{"family":"Müller","given":"Hermann"},{"family":"Sternad","given":"Dagmar"}],"issued":{"date-parts":[["2003",8,22]]}}},{"id":369,"uris":["http://zotero.org/users/5243746/items/AYH3KZFH"],"itemData":{"id":369,"type":"article-journal","abstract":"The simple task of bouncing a ball on a racket offers a model system for studying how human actors exploit the physics and information of the environment to control their behavior. Previous work shows that people take advantage of a passively stable solution for ball bouncing but can also use perceptual information to actively stabilize bouncing. In this article, we investigate (a) active and passive contributions to the control of bouncing, (b) the visual information in the ball's trajectory, and (c) how it modulates the parameters of racket oscillation. We used a virtual ball bouncing apparatus to manipulate the coefficient of restitution alpha and gravitational acceleration g during steady-state bouncing (Experiment 1) and sudden transitions (Experiment 2) to dissociate informational variables. The results support a form of mixed control, based on the half-period of the ball's trajectory, in which racket oscillation is actively regulated on every cycle in order to keep the system in or near the passively stable region. The mixed control mode may be a general strategy for integrating passive stability with active stabilization in perception-action systems.","container-title":"Journal of experimental psychology. Human perception and performance","DOI":"10.1037/a0016462","source":"Semantic Scholar","title":"Passive vs. active control of rhythmic ball bouncing: the role of visual information.","title-short":"Passive vs. active control of rhythmic ball bouncing","author":[{"family":"Siegler","given":"Isabelle A."},{"family":"Bardy","given":"Benoît G."},{"family":"Warren","given":"William H."}],"issued":{"date-parts":[["2010"]]}}},{"id":1009,"uris":["http://zotero.org/users/5243746/items/3E5XN7UM"],"itemData":{"id":1009,"type":"article-journal","abstract":"The task of bouncing a ball on a racket was adopted as a model system for investigating the behavioral dynamics of rhythmic movement, specifically how perceptual information modulates the dynamics of action. Two experiments, with sixteen participants each, were carried out to definitively answer the following questions: How are passive stability and active stabilization combined to produce stable behavior? What informational quantities are used to actively regulate the two main components of the action-the timing of racket oscillation and the correction of errors in bounce height? We used a virtual ball-bouncing setup to simultaneously perturb gravity (g) and ball launch velocity (v b) at impact. In Experiment 1, we tested the control of racket timing by varying the ball's upward half-period t up while holding its peak height h p constant. Conversely, in Experiment 2, we tested error correction by varying h p while holding t up constant. Participants adopted a mixed control mode in which information in the ball's trajectory is used to actively stabilize behavior on a cycle-by-cycle basis, in order to keep the system within or near the passively stable region. The results reveal how these adjustments are visually controlled: the period of racket oscillation is modulated by the half-period of the ball's upward flight, and the change in racket velocity from the previous impact (via a change in racket amplitude) is governed by the error to the target.","container-title":"Experimental Brain Research","DOI":"10.1007/s00221-013-3475-7","ISSN":"1432-1106","issue":"4","journalAbbreviation":"Exp Brain Res","language":"eng","note":"PMID: 23515627","page":"603-615","source":"PubMed","title":"Mixed control for perception and action: timing and error correction in rhythmic ball-bouncing","title-short":"Mixed control for perception and action","volume":"226","author":[{"family":"Siegler","given":"I. A."},{"family":"Bazile","given":"C."},{"family":"Warren","given":"W. H."}],"issued":{"date-parts":[["2013",5]]}}},{"id":1020,"uris":["http://zotero.org/users/5243746/items/WZVS8ZUB"],"itemData":{"id":1020,"type":"article-journal","abstract":"Rhythmically bouncing a ball with a racket was investigated and modeled with a nonlinear map. Model analyses provided a variable defining a dynamically stable solution that obviates computationally exp</w:instrText>
      </w:r>
      <w:r w:rsidR="00FD2558" w:rsidRPr="00FD2558">
        <w:rPr>
          <w:sz w:val="24"/>
          <w:szCs w:val="24"/>
          <w:lang w:val="fr-FR"/>
        </w:rPr>
        <w:instrText xml:space="preserve">ensive corrections. Three experiments evaluated whether dynamic stability is optimized and what perceptual support is necessary for stable behavior. Two hypotheses were tested: (a) Performance is stable if racket acceleration is negative at impact, and (b) variability is lowest at an impact acceleration between -4 and -1 m/s2. In Experiment 1 participants performed the task, eyes open or closed, bouncing a ball confined to a 1-dimensional trajectory. Experiment 2 eliminated constraints on racket and ball trajectory. Experiment 3 excluded visual or haptic information. Movements were performed with negative racket accelerations in the range of highest stability. Performance with eyes closed was more variable, leaving acceleration unaffected. With haptic information, performance was more stable than with visual information alone.","container-title":"Journal of experimental psychology. Human perception and performance","DOI":"10.1037/0096-1523.27.5.1163","journalAbbreviation":"Journal of experimental psychology. Human perception and performance","page":"1163-84","source":"ResearchGate","title":"Bouncing a ball: tuning into dynamic stability","title-short":"Bouncing a ball","volume":"27","author":[{"family":"Sternad","given":"Dagmar"},{"family":"Duarte","given":"Marcos"},{"family":"Katsumata","given":"Hiromu"},{"family":"Schaal","given":"Stefan"}],"issued":{"date-parts":[["2001",11,1]]}}}],"schema":"https://github.com/citation-style-language/schema/raw/master/csl-citation.json"} </w:instrText>
      </w:r>
      <w:r w:rsidR="00C503CB" w:rsidRPr="00E04D64">
        <w:rPr>
          <w:sz w:val="24"/>
          <w:szCs w:val="24"/>
        </w:rPr>
        <w:fldChar w:fldCharType="separate"/>
      </w:r>
      <w:r w:rsidR="00FD2558" w:rsidRPr="00FD2558">
        <w:rPr>
          <w:sz w:val="24"/>
          <w:szCs w:val="24"/>
          <w:lang w:val="fr-FR"/>
        </w:rPr>
        <w:t>(24–28)</w:t>
      </w:r>
      <w:r w:rsidR="00C503CB" w:rsidRPr="00E04D64">
        <w:rPr>
          <w:sz w:val="24"/>
          <w:szCs w:val="24"/>
        </w:rPr>
        <w:fldChar w:fldCharType="end"/>
      </w:r>
      <w:r w:rsidR="00C503CB" w:rsidRPr="00FA7EC6">
        <w:rPr>
          <w:sz w:val="24"/>
          <w:szCs w:val="24"/>
          <w:lang w:val="fr-FR"/>
        </w:rPr>
        <w:t xml:space="preserve">. </w:t>
      </w:r>
      <w:proofErr w:type="spellStart"/>
      <w:r w:rsidR="002575D3" w:rsidRPr="00FD2558">
        <w:rPr>
          <w:sz w:val="24"/>
          <w:szCs w:val="24"/>
          <w:lang w:val="fr-FR"/>
        </w:rPr>
        <w:t>Avrin</w:t>
      </w:r>
      <w:proofErr w:type="spellEnd"/>
      <w:r w:rsidR="00C503CB" w:rsidRPr="00FD2558">
        <w:rPr>
          <w:sz w:val="24"/>
          <w:szCs w:val="24"/>
          <w:lang w:val="fr-FR"/>
        </w:rPr>
        <w:t xml:space="preserve"> et al.</w:t>
      </w:r>
      <w:r w:rsidR="002575D3" w:rsidRPr="00FD2558">
        <w:rPr>
          <w:sz w:val="24"/>
          <w:szCs w:val="24"/>
          <w:lang w:val="fr-FR"/>
        </w:rPr>
        <w:t xml:space="preserve"> </w:t>
      </w:r>
      <w:r w:rsidR="00A01306" w:rsidRPr="00E04D64">
        <w:rPr>
          <w:sz w:val="24"/>
          <w:szCs w:val="24"/>
        </w:rPr>
        <w:fldChar w:fldCharType="begin"/>
      </w:r>
      <w:r w:rsidR="00FD2558" w:rsidRPr="00FD2558">
        <w:rPr>
          <w:sz w:val="24"/>
          <w:szCs w:val="24"/>
          <w:lang w:val="fr-FR"/>
        </w:rPr>
        <w:instrText xml:space="preserve"> ADDIN ZOTERO_ITEM CSL_CITATION {"citationID":"ItBCOru0","properties":{"formattedCitation":"(29)","plainCitation":"(29)","noteIndex":0},"citationItems":[{"id":302,"uris":["http://zotero.org/users/5243746/items/M657R5HP"],"itemData":{"id":302,"type":"article-journal","abstract":"The present paper investigates the sensory-driven modulations of central pattern generator dynamics that can be expected to reproduce human behavior during rhythmic hybrid tasks. We propose a theoretical model of human sensorimotor behavior able to account for the observed data from the ball-bouncing task. The novel control architecture is composed of a Matsuoka neural oscillator coupled with the environment through visual sensory feedback. The architecture’s ability to reproduce human-like performance during the ball-bouncing task in the presence of perturbations is quantified by comparison of simulated and recorded trials. The results suggest that human visual control of the task is achieved online. The adaptive behavior is made possible by a parametric and state control of the limit cycle emerging from the interaction of the rhythmic pattern generator, the musculoskeletal system, and the environment.NEW &amp; NOTEWORTHY The study demonstrates that a behavioral model based on a neural oscillator controlled by visual information is able to accurately reproduce human modulations in a motor action with respect to sensory information during the rhythmic ball-bouncing task. The model attractor dynamics emerging from the interaction between the neuromusculoskeletal system and the environment met task requirements, environmental constraints, and human behavioral choices without relying on movement planning and explicit internal models of the environment.","container-title":"Journal of Neurophysiology","DOI":"10.1152/jn.00054.2017","ISSN":"0022-3077","issue":"4","journalAbbreviation":"Journal of Neurophysiology","page":"2470-2482","source":"physiology.org (Atypon)","title":"Model of rhythmic ball bouncing using a visually controlled neural oscillator","volume":"118","author":[{"family":"Avrin","given":"Guillaume"},{"family":"Siegler","given":"Isabelle A."},{"family":"Makarov","given":"Maria"},{"family":"Rodriguez-Ayerbe","given":"Pedro"}],"issued":{"date-parts":[["2017",8,9]]}},"suppress-author":true}],"schema":"https://github.com/citation-style-language/schema/raw/master/csl-citation.json"} </w:instrText>
      </w:r>
      <w:r w:rsidR="00A01306" w:rsidRPr="00E04D64">
        <w:rPr>
          <w:sz w:val="24"/>
          <w:szCs w:val="24"/>
        </w:rPr>
        <w:fldChar w:fldCharType="separate"/>
      </w:r>
      <w:r w:rsidR="00FD2558" w:rsidRPr="00FD2558">
        <w:rPr>
          <w:sz w:val="24"/>
          <w:lang w:val="fr-FR"/>
        </w:rPr>
        <w:t>(29)</w:t>
      </w:r>
      <w:r w:rsidR="00A01306" w:rsidRPr="00E04D64">
        <w:rPr>
          <w:sz w:val="24"/>
          <w:szCs w:val="24"/>
        </w:rPr>
        <w:fldChar w:fldCharType="end"/>
      </w:r>
      <w:r w:rsidR="008063DF" w:rsidRPr="00FD2558">
        <w:rPr>
          <w:sz w:val="24"/>
          <w:szCs w:val="24"/>
          <w:lang w:val="fr-FR"/>
        </w:rPr>
        <w:t xml:space="preserve"> </w:t>
      </w:r>
      <w:proofErr w:type="spellStart"/>
      <w:r w:rsidR="004B7B09" w:rsidRPr="00FD2558">
        <w:rPr>
          <w:sz w:val="24"/>
          <w:szCs w:val="24"/>
          <w:lang w:val="fr-FR"/>
        </w:rPr>
        <w:t>implemented</w:t>
      </w:r>
      <w:proofErr w:type="spellEnd"/>
      <w:r w:rsidR="004B7B09" w:rsidRPr="00FD2558">
        <w:rPr>
          <w:sz w:val="24"/>
          <w:szCs w:val="24"/>
          <w:lang w:val="fr-FR"/>
        </w:rPr>
        <w:t xml:space="preserve"> a CPG-</w:t>
      </w:r>
      <w:proofErr w:type="spellStart"/>
      <w:r w:rsidR="004B7B09" w:rsidRPr="00FD2558">
        <w:rPr>
          <w:sz w:val="24"/>
          <w:szCs w:val="24"/>
          <w:lang w:val="fr-FR"/>
        </w:rPr>
        <w:t>based</w:t>
      </w:r>
      <w:proofErr w:type="spellEnd"/>
      <w:r w:rsidR="004B7B09" w:rsidRPr="00FD2558">
        <w:rPr>
          <w:sz w:val="24"/>
          <w:szCs w:val="24"/>
          <w:lang w:val="fr-FR"/>
        </w:rPr>
        <w:t xml:space="preserve"> control structure to </w:t>
      </w:r>
      <w:proofErr w:type="spellStart"/>
      <w:r w:rsidR="004B7B09" w:rsidRPr="00FD2558">
        <w:rPr>
          <w:sz w:val="24"/>
          <w:szCs w:val="24"/>
          <w:lang w:val="fr-FR"/>
        </w:rPr>
        <w:t>reproduce</w:t>
      </w:r>
      <w:proofErr w:type="spellEnd"/>
      <w:r w:rsidR="004B7B09" w:rsidRPr="00FD2558">
        <w:rPr>
          <w:sz w:val="24"/>
          <w:szCs w:val="24"/>
          <w:lang w:val="fr-FR"/>
        </w:rPr>
        <w:t xml:space="preserve"> </w:t>
      </w:r>
      <w:proofErr w:type="spellStart"/>
      <w:r w:rsidR="004B7B09" w:rsidRPr="00FD2558">
        <w:rPr>
          <w:sz w:val="24"/>
          <w:szCs w:val="24"/>
          <w:lang w:val="fr-FR"/>
        </w:rPr>
        <w:t>human-like</w:t>
      </w:r>
      <w:proofErr w:type="spellEnd"/>
      <w:r w:rsidR="004B7B09" w:rsidRPr="00FD2558">
        <w:rPr>
          <w:sz w:val="24"/>
          <w:szCs w:val="24"/>
          <w:lang w:val="fr-FR"/>
        </w:rPr>
        <w:t xml:space="preserve"> </w:t>
      </w:r>
      <w:proofErr w:type="spellStart"/>
      <w:r w:rsidR="004B7B09" w:rsidRPr="00FD2558">
        <w:rPr>
          <w:sz w:val="24"/>
          <w:szCs w:val="24"/>
          <w:lang w:val="fr-FR"/>
        </w:rPr>
        <w:t>kinematic</w:t>
      </w:r>
      <w:proofErr w:type="spellEnd"/>
      <w:r w:rsidR="004B7B09" w:rsidRPr="00FD2558">
        <w:rPr>
          <w:sz w:val="24"/>
          <w:szCs w:val="24"/>
          <w:lang w:val="fr-FR"/>
        </w:rPr>
        <w:t xml:space="preserve"> performances </w:t>
      </w:r>
      <w:r w:rsidR="00C503CB" w:rsidRPr="00FD2558">
        <w:rPr>
          <w:sz w:val="24"/>
          <w:szCs w:val="24"/>
          <w:lang w:val="fr-FR"/>
        </w:rPr>
        <w:t>in</w:t>
      </w:r>
      <w:r w:rsidR="009E2F8A" w:rsidRPr="00FD2558">
        <w:rPr>
          <w:sz w:val="24"/>
          <w:szCs w:val="24"/>
          <w:lang w:val="fr-FR"/>
        </w:rPr>
        <w:t xml:space="preserve"> the</w:t>
      </w:r>
      <w:r w:rsidR="004B7B09" w:rsidRPr="00FD2558">
        <w:rPr>
          <w:sz w:val="24"/>
          <w:szCs w:val="24"/>
          <w:lang w:val="fr-FR"/>
        </w:rPr>
        <w:t xml:space="preserve"> </w:t>
      </w:r>
      <w:proofErr w:type="spellStart"/>
      <w:r w:rsidR="004B7B09" w:rsidRPr="00FD2558">
        <w:rPr>
          <w:sz w:val="24"/>
          <w:szCs w:val="24"/>
          <w:lang w:val="fr-FR"/>
        </w:rPr>
        <w:t>ball</w:t>
      </w:r>
      <w:proofErr w:type="spellEnd"/>
      <w:r w:rsidR="00C503CB" w:rsidRPr="00FD2558">
        <w:rPr>
          <w:sz w:val="24"/>
          <w:szCs w:val="24"/>
          <w:lang w:val="fr-FR"/>
        </w:rPr>
        <w:t xml:space="preserve"> </w:t>
      </w:r>
      <w:proofErr w:type="spellStart"/>
      <w:r w:rsidR="004B7B09" w:rsidRPr="00FD2558">
        <w:rPr>
          <w:sz w:val="24"/>
          <w:szCs w:val="24"/>
          <w:lang w:val="fr-FR"/>
        </w:rPr>
        <w:t>bouncing</w:t>
      </w:r>
      <w:proofErr w:type="spellEnd"/>
      <w:r w:rsidR="00C503CB" w:rsidRPr="00FD2558">
        <w:rPr>
          <w:sz w:val="24"/>
          <w:szCs w:val="24"/>
          <w:lang w:val="fr-FR"/>
        </w:rPr>
        <w:t>.</w:t>
      </w:r>
      <w:r w:rsidR="002575D3" w:rsidRPr="00FD2558">
        <w:rPr>
          <w:sz w:val="24"/>
          <w:szCs w:val="24"/>
          <w:lang w:val="fr-FR"/>
        </w:rPr>
        <w:t xml:space="preserve"> </w:t>
      </w:r>
      <w:r w:rsidR="000541C5">
        <w:rPr>
          <w:sz w:val="24"/>
          <w:szCs w:val="24"/>
        </w:rPr>
        <w:t>However</w:t>
      </w:r>
      <w:r w:rsidR="00FB1B18" w:rsidRPr="00E04D64">
        <w:rPr>
          <w:sz w:val="24"/>
          <w:szCs w:val="24"/>
        </w:rPr>
        <w:t>,</w:t>
      </w:r>
      <w:r w:rsidR="004B7B09" w:rsidRPr="00E04D64">
        <w:rPr>
          <w:sz w:val="24"/>
          <w:szCs w:val="24"/>
        </w:rPr>
        <w:t xml:space="preserve"> in the experimental data used to validate this model </w:t>
      </w:r>
      <w:r w:rsidR="00A01306" w:rsidRPr="00E04D64">
        <w:rPr>
          <w:sz w:val="24"/>
          <w:szCs w:val="24"/>
        </w:rPr>
        <w:fldChar w:fldCharType="begin"/>
      </w:r>
      <w:r w:rsidR="00FD2558">
        <w:rPr>
          <w:sz w:val="24"/>
          <w:szCs w:val="24"/>
        </w:rPr>
        <w:instrText xml:space="preserve"> ADDIN ZOTERO_ITEM CSL_CITATION {"citationID":"dbP8ALzF","properties":{"formattedCitation":"(26, 27)","plainCitation":"(26, 27)","noteIndex":0},"citationItems":[{"id":369,"uris":["http://zotero.org/users/5243746/items/AYH3KZFH"],"itemData":{"id":369,"type":"article-journal","abstract":"The simple task of bouncing a ball on a racket offers a model system for studying how human actors exploit the physics and information of the environment to control their behavior. Previous work shows that people take advantage of a passively stable solution for ball bouncing but can also use perceptual information to actively stabilize bouncing. In this article, we investigate (a) active and passive contributions to the control of bouncing, (b) the visual information in the ball's trajectory, and (c) how it modulates the parameters of racket oscillation. We used a virtual ball bouncing apparatus to manipulate the coefficient of restitution alpha and gravitational acceleration g during steady-state bouncing (Experiment 1) and sudden transitions (Experiment 2) to dissociate informational variables. The results support a form of mixed control, based on the half-period of the ball's trajectory, in which racket oscillation is actively regulated on every cycle in order to keep the system in or near the passively stable region. The mixed control mode may be a general strategy for integrating passive stability with active stabilization in perception-action systems.","container-title":"Journal of experimental psychology. Human perception and performance","DOI":"10.1037/a0016462","source":"Semantic Scholar","title":"Passive vs. active control of rhythmic ball bouncing: the role of visual information.","title-short":"Passive vs. active control of rhythmic ball bouncing","author":[{"family":"Siegler","given":"Isabelle A."},{"family":"Bardy","given":"Benoît G."},{"family":"Warren","given":"William H."}],"issued":{"date-parts":[["2010"]]}}},{"id":1009,"uris":["http://zotero.org/users/5243746/items/3E5XN7UM"],"itemData":{"id":1009,"type":"article-journal","abstract":"The task of bouncing a ball on a racket was adopted as a model system for investigating the behavioral dynamics of rhythmic movement, specifically how perceptual information modulates the dynamics of action. Two experiments, with sixteen participants each, were carried out to definitively answer the following questions: How are passive stability and active stabilization combined to produce stable behavior? What informational quantities are used to actively regulate the two main components of the action-the timing of racket oscillation and the correction of errors in bounce height? We used a virtual ball-bouncing setup to simultaneously perturb gravity (g) and ball launch velocity (v b) at impact. In Experiment 1, we tested the control of racket timing by varying the ball's upward half-period t up while holding its peak height h p constant. Conversely, in Experiment 2, we tested error correction by varying h p while holding t up constant. Participants adopted a mixed control mode in which information in the ball's trajectory is used to actively stabilize behavior on a cycle-by-cycle basis, in order to keep the system within or near the passively stable region. The results reveal how these adjustments are visually controlled: the period of racket oscillation is modulated by the half-period of the ball's upward flight, and the change in racket velocity from the previous impact (via a change in racket amplitude) is governed by the error to the target.","container-title":"Experimental Brain Research","DOI":"10.1007/s00221-013-3475-7","ISSN":"1432-1106","issue":"4","journalAbbreviation":"Exp Brain Res","language":"eng","note":"PMID: 23515627","page":"603-615","source":"PubMed","title":"Mixed control for perception and action: timing and error correction in rhythmic ball-bouncing","title-short":"Mixed control for perception and action","volume":"226","author":[{"family":"Siegler","given":"I. A."},{"family":"Bazile","given":"C."},{"family":"Warren","given":"W. H."}],"issued":{"date-parts":[["2013",5]]}}}],"schema":"https://github.com/citation-style-language/schema/raw/master/csl-citation.json"} </w:instrText>
      </w:r>
      <w:r w:rsidR="00A01306" w:rsidRPr="00E04D64">
        <w:rPr>
          <w:sz w:val="24"/>
          <w:szCs w:val="24"/>
        </w:rPr>
        <w:fldChar w:fldCharType="separate"/>
      </w:r>
      <w:r w:rsidR="00FD2558" w:rsidRPr="00FD2558">
        <w:rPr>
          <w:sz w:val="24"/>
        </w:rPr>
        <w:t>(26, 27)</w:t>
      </w:r>
      <w:r w:rsidR="00A01306" w:rsidRPr="00E04D64">
        <w:rPr>
          <w:sz w:val="24"/>
          <w:szCs w:val="24"/>
        </w:rPr>
        <w:fldChar w:fldCharType="end"/>
      </w:r>
      <w:r w:rsidR="004B7B09" w:rsidRPr="00E04D64">
        <w:rPr>
          <w:sz w:val="24"/>
          <w:szCs w:val="24"/>
        </w:rPr>
        <w:t>, the</w:t>
      </w:r>
      <w:r w:rsidR="00571EAE" w:rsidRPr="00E04D64">
        <w:rPr>
          <w:sz w:val="24"/>
          <w:szCs w:val="24"/>
        </w:rPr>
        <w:t xml:space="preserve"> dynamics of the</w:t>
      </w:r>
      <w:r w:rsidR="004B7B09" w:rsidRPr="00E04D64">
        <w:rPr>
          <w:sz w:val="24"/>
          <w:szCs w:val="24"/>
        </w:rPr>
        <w:t xml:space="preserve"> physical interactions between the ball</w:t>
      </w:r>
      <w:r w:rsidR="005A118C" w:rsidRPr="00E04D64">
        <w:rPr>
          <w:sz w:val="24"/>
          <w:szCs w:val="24"/>
        </w:rPr>
        <w:t>,</w:t>
      </w:r>
      <w:r w:rsidR="004B7B09" w:rsidRPr="00E04D64">
        <w:rPr>
          <w:sz w:val="24"/>
          <w:szCs w:val="24"/>
        </w:rPr>
        <w:t xml:space="preserve"> the paddle</w:t>
      </w:r>
      <w:r w:rsidR="007A14C1" w:rsidRPr="00E04D64">
        <w:rPr>
          <w:sz w:val="24"/>
          <w:szCs w:val="24"/>
        </w:rPr>
        <w:t>,</w:t>
      </w:r>
      <w:r w:rsidR="004B7B09" w:rsidRPr="00E04D64">
        <w:rPr>
          <w:sz w:val="24"/>
          <w:szCs w:val="24"/>
        </w:rPr>
        <w:t xml:space="preserve"> and the human</w:t>
      </w:r>
      <w:r w:rsidR="00FE2A64" w:rsidRPr="00E04D64">
        <w:rPr>
          <w:sz w:val="24"/>
          <w:szCs w:val="24"/>
        </w:rPr>
        <w:t xml:space="preserve"> were not simulated</w:t>
      </w:r>
      <w:r w:rsidR="004B7B09" w:rsidRPr="00E04D64">
        <w:rPr>
          <w:sz w:val="24"/>
          <w:szCs w:val="24"/>
        </w:rPr>
        <w:t>.</w:t>
      </w:r>
      <w:r w:rsidR="002575D3" w:rsidRPr="00E04D64">
        <w:rPr>
          <w:sz w:val="24"/>
          <w:szCs w:val="24"/>
        </w:rPr>
        <w:t xml:space="preserve"> </w:t>
      </w:r>
      <w:commentRangeStart w:id="1"/>
      <w:r w:rsidR="001C5CB4">
        <w:rPr>
          <w:sz w:val="24"/>
          <w:szCs w:val="24"/>
        </w:rPr>
        <w:t>A</w:t>
      </w:r>
      <w:r w:rsidR="00CD644F">
        <w:rPr>
          <w:sz w:val="24"/>
          <w:szCs w:val="24"/>
        </w:rPr>
        <w:t xml:space="preserve"> new</w:t>
      </w:r>
      <w:r w:rsidR="002575D3" w:rsidRPr="00E04D64">
        <w:rPr>
          <w:sz w:val="24"/>
          <w:szCs w:val="24"/>
        </w:rPr>
        <w:t xml:space="preserve"> experimental </w:t>
      </w:r>
      <w:r w:rsidR="00BE7B6B" w:rsidRPr="00E04D64">
        <w:rPr>
          <w:sz w:val="24"/>
          <w:szCs w:val="24"/>
        </w:rPr>
        <w:t>set</w:t>
      </w:r>
      <w:r w:rsidR="004B7B09" w:rsidRPr="00E04D64">
        <w:rPr>
          <w:sz w:val="24"/>
          <w:szCs w:val="24"/>
        </w:rPr>
        <w:t>up</w:t>
      </w:r>
      <w:r w:rsidR="002575D3" w:rsidRPr="00E04D64">
        <w:rPr>
          <w:sz w:val="24"/>
          <w:szCs w:val="24"/>
        </w:rPr>
        <w:t xml:space="preserve"> </w:t>
      </w:r>
      <w:r w:rsidR="004C7350">
        <w:rPr>
          <w:sz w:val="24"/>
          <w:szCs w:val="24"/>
        </w:rPr>
        <w:t>designed in previous experiment</w:t>
      </w:r>
      <w:r w:rsidR="009B1808">
        <w:rPr>
          <w:sz w:val="24"/>
          <w:szCs w:val="24"/>
        </w:rPr>
        <w:t xml:space="preserve"> </w:t>
      </w:r>
      <w:ins w:id="2" w:author="Auto" w:date="2022-04-07T10:29:00Z">
        <w:r w:rsidR="009B1808" w:rsidRPr="00E04D64">
          <w:rPr>
            <w:sz w:val="24"/>
            <w:szCs w:val="24"/>
          </w:rPr>
          <w:fldChar w:fldCharType="begin"/>
        </w:r>
      </w:ins>
      <w:r w:rsidR="00FD2558">
        <w:rPr>
          <w:sz w:val="24"/>
          <w:szCs w:val="24"/>
        </w:rPr>
        <w:instrText xml:space="preserve"> ADDIN ZOTERO_ITEM CSL_CITATION {"citationID":"nvP24iy2","properties":{"formattedCitation":"(30)","plainCitation":"(30)","noteIndex":0},"citationItems":[{"id":484,"uris":["http://zotero.org/users/5243746/items/MTTN79VI"],"itemData":{"id":484,"type":"paper-conference","abstract":"This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presented.","container-title":"2020 IEEE 16th International Conference on Automation Science and Engineering (CASE)","DOI":"10.1109/CASE48305.2020.9217009","event":"2020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A."}],"issued":{"date-parts":[["2020",8]]}}}],"schema":"https://github.com/citation-style-language/schema/raw/master/csl-citation.json"} </w:instrText>
      </w:r>
      <w:ins w:id="3" w:author="Auto" w:date="2022-04-07T10:29:00Z">
        <w:r w:rsidR="009B1808" w:rsidRPr="00E04D64">
          <w:rPr>
            <w:sz w:val="24"/>
            <w:szCs w:val="24"/>
          </w:rPr>
          <w:fldChar w:fldCharType="separate"/>
        </w:r>
      </w:ins>
      <w:r w:rsidR="00FD2558" w:rsidRPr="00FD2558">
        <w:rPr>
          <w:sz w:val="24"/>
        </w:rPr>
        <w:t>(30)</w:t>
      </w:r>
      <w:ins w:id="4" w:author="Auto" w:date="2022-04-07T10:29:00Z">
        <w:r w:rsidR="009B1808" w:rsidRPr="00E04D64">
          <w:rPr>
            <w:sz w:val="24"/>
            <w:szCs w:val="24"/>
          </w:rPr>
          <w:fldChar w:fldCharType="end"/>
        </w:r>
      </w:ins>
      <w:r w:rsidR="004C7350">
        <w:rPr>
          <w:sz w:val="24"/>
          <w:szCs w:val="24"/>
        </w:rPr>
        <w:t xml:space="preserve"> </w:t>
      </w:r>
      <w:r w:rsidR="007C710C" w:rsidRPr="004C7350">
        <w:rPr>
          <w:sz w:val="24"/>
          <w:szCs w:val="24"/>
        </w:rPr>
        <w:t>overc</w:t>
      </w:r>
      <w:r w:rsidR="004C7350" w:rsidRPr="004C7350">
        <w:rPr>
          <w:sz w:val="24"/>
          <w:szCs w:val="24"/>
        </w:rPr>
        <w:t>a</w:t>
      </w:r>
      <w:r w:rsidR="007C710C" w:rsidRPr="004C7350">
        <w:rPr>
          <w:sz w:val="24"/>
          <w:szCs w:val="24"/>
        </w:rPr>
        <w:t>me this shortcoming</w:t>
      </w:r>
      <w:r w:rsidR="007C710C">
        <w:rPr>
          <w:sz w:val="24"/>
          <w:szCs w:val="24"/>
        </w:rPr>
        <w:t xml:space="preserve"> </w:t>
      </w:r>
      <w:r w:rsidR="002575D3" w:rsidRPr="00E04D64">
        <w:rPr>
          <w:sz w:val="24"/>
          <w:szCs w:val="24"/>
        </w:rPr>
        <w:t xml:space="preserve">using </w:t>
      </w:r>
      <w:r w:rsidR="005A118C" w:rsidRPr="00E04D64">
        <w:rPr>
          <w:sz w:val="24"/>
          <w:szCs w:val="24"/>
        </w:rPr>
        <w:t xml:space="preserve">an admittance-controlled robot </w:t>
      </w:r>
      <w:r w:rsidR="006157A6" w:rsidRPr="00E04D64">
        <w:rPr>
          <w:sz w:val="24"/>
          <w:szCs w:val="24"/>
        </w:rPr>
        <w:t xml:space="preserve"> </w:t>
      </w:r>
      <w:r w:rsidR="00CD644F">
        <w:rPr>
          <w:sz w:val="24"/>
          <w:szCs w:val="24"/>
        </w:rPr>
        <w:t>that participants manipulated in order to</w:t>
      </w:r>
      <w:r w:rsidR="009429CB">
        <w:rPr>
          <w:sz w:val="24"/>
          <w:szCs w:val="24"/>
        </w:rPr>
        <w:t xml:space="preserve"> vertically</w:t>
      </w:r>
      <w:r w:rsidR="00CD644F">
        <w:rPr>
          <w:sz w:val="24"/>
          <w:szCs w:val="24"/>
        </w:rPr>
        <w:t xml:space="preserve"> move a virtual paddle and bounce a virtual ball in a digital environment.</w:t>
      </w:r>
      <w:commentRangeEnd w:id="1"/>
      <w:r w:rsidR="009F4103">
        <w:rPr>
          <w:rStyle w:val="Marquedecommentaire"/>
        </w:rPr>
        <w:commentReference w:id="1"/>
      </w:r>
      <w:r w:rsidR="009429CB">
        <w:rPr>
          <w:sz w:val="24"/>
          <w:szCs w:val="24"/>
        </w:rPr>
        <w:t xml:space="preserve"> </w:t>
      </w:r>
      <w:r w:rsidR="00FA7EC6">
        <w:rPr>
          <w:sz w:val="24"/>
          <w:szCs w:val="24"/>
        </w:rPr>
        <w:t>The h</w:t>
      </w:r>
      <w:r w:rsidR="00FA7EC6" w:rsidRPr="00E04D64">
        <w:rPr>
          <w:sz w:val="24"/>
          <w:szCs w:val="24"/>
        </w:rPr>
        <w:t xml:space="preserve">aptic </w:t>
      </w:r>
      <w:r w:rsidR="00DB405D" w:rsidRPr="00E04D64">
        <w:rPr>
          <w:sz w:val="24"/>
          <w:szCs w:val="24"/>
        </w:rPr>
        <w:t xml:space="preserve">feedback </w:t>
      </w:r>
      <w:r w:rsidR="009429CB">
        <w:rPr>
          <w:sz w:val="24"/>
          <w:szCs w:val="24"/>
        </w:rPr>
        <w:t>was also simulated during ball-paddle impacts</w:t>
      </w:r>
      <w:r w:rsidR="009F4103">
        <w:rPr>
          <w:sz w:val="24"/>
          <w:szCs w:val="24"/>
        </w:rPr>
        <w:t xml:space="preserve">; </w:t>
      </w:r>
      <w:r w:rsidR="009F4103">
        <w:rPr>
          <w:sz w:val="24"/>
          <w:szCs w:val="24"/>
        </w:rPr>
        <w:t xml:space="preserve"> </w:t>
      </w:r>
      <w:r w:rsidR="009F4103">
        <w:rPr>
          <w:sz w:val="24"/>
          <w:szCs w:val="24"/>
        </w:rPr>
        <w:t>i</w:t>
      </w:r>
      <w:r w:rsidR="009429CB">
        <w:rPr>
          <w:sz w:val="24"/>
          <w:szCs w:val="24"/>
        </w:rPr>
        <w:t xml:space="preserve">t is </w:t>
      </w:r>
      <w:r w:rsidR="00032B39">
        <w:rPr>
          <w:sz w:val="24"/>
          <w:szCs w:val="24"/>
        </w:rPr>
        <w:t>r</w:t>
      </w:r>
      <w:r w:rsidR="00DB405D" w:rsidRPr="00E04D64">
        <w:rPr>
          <w:sz w:val="24"/>
          <w:szCs w:val="24"/>
        </w:rPr>
        <w:t>elevant for p</w:t>
      </w:r>
      <w:r w:rsidR="005F547D" w:rsidRPr="00E04D64">
        <w:rPr>
          <w:sz w:val="24"/>
          <w:szCs w:val="24"/>
        </w:rPr>
        <w:t>erformances</w:t>
      </w:r>
      <w:r w:rsidR="009F4103">
        <w:rPr>
          <w:sz w:val="24"/>
          <w:szCs w:val="24"/>
        </w:rPr>
        <w:t>,</w:t>
      </w:r>
      <w:r w:rsidR="005F547D" w:rsidRPr="00E04D64">
        <w:rPr>
          <w:sz w:val="24"/>
          <w:szCs w:val="24"/>
        </w:rPr>
        <w:t xml:space="preserve"> </w:t>
      </w:r>
      <w:r w:rsidR="00CD644F">
        <w:rPr>
          <w:sz w:val="24"/>
          <w:szCs w:val="24"/>
        </w:rPr>
        <w:t xml:space="preserve">as it </w:t>
      </w:r>
      <w:r w:rsidR="00DB405D" w:rsidRPr="00E04D64">
        <w:rPr>
          <w:sz w:val="24"/>
          <w:szCs w:val="24"/>
        </w:rPr>
        <w:t>reduce</w:t>
      </w:r>
      <w:r w:rsidR="00CD644F">
        <w:rPr>
          <w:sz w:val="24"/>
          <w:szCs w:val="24"/>
        </w:rPr>
        <w:t>s</w:t>
      </w:r>
      <w:r w:rsidR="00DB405D" w:rsidRPr="00E04D64">
        <w:rPr>
          <w:sz w:val="24"/>
          <w:szCs w:val="24"/>
        </w:rPr>
        <w:t xml:space="preserve"> the noise in the state estimation of the ball</w:t>
      </w:r>
      <w:r w:rsidR="005F547D" w:rsidRPr="00E04D64">
        <w:rPr>
          <w:sz w:val="24"/>
          <w:szCs w:val="24"/>
        </w:rPr>
        <w:t xml:space="preserve"> </w:t>
      </w:r>
      <w:r w:rsidR="005F547D" w:rsidRPr="00E04D64">
        <w:rPr>
          <w:sz w:val="24"/>
          <w:szCs w:val="24"/>
        </w:rPr>
        <w:fldChar w:fldCharType="begin"/>
      </w:r>
      <w:r w:rsidR="00FD2558">
        <w:rPr>
          <w:sz w:val="24"/>
          <w:szCs w:val="24"/>
        </w:rPr>
        <w:instrText xml:space="preserve"> ADDIN ZOTERO_ITEM CSL_CITATION {"citationID":"zfc3dJ7h","properties":{"formattedCitation":"(24)","plainCitation":"(24)","noteIndex":0},"citationItems":[{"id":1007,"uris":["http://zotero.org/users/5243746/items/WMSRM5ZD"],"itemData":{"id":1007,"type":"article-journal","abstract":"Stability and performance during rhythmic motor behaviors such as locomotion are critical for survival across taxa: falling down would bode well for neither cheetah nor gazelle. Little is known about how haptic feedback, particularly during discrete events such as the heel-strike event during walking, enhances rhythmic behavior. To determine the effect of haptic cues on rhythmic motor performance, we investigated a virtual paddle juggling behavior, analogous to bouncing a table tennis ball on a paddle. Here, we show that a force impulse to the hand at the moment of ball-paddle collision categorically improves performance over visual feedback alone, not by regulating the rate of convergence to steady state (e.g., via higher gain feedback or modifying the steady-state hand motion), but rather by reducing cycle-to-cycle variability. This suggests that the timing and state cues afforded by haptic feedback decrease the nervous system's uncertainty of the state of the ball to enable more accurate control but that the feedback gain itself is unaltered. This decrease in variability leads to a substantial increase in the mean first passage time, a measure of the long-term metastability of a stochastic dynamical system. Rhythmic tasks such as locomotion and juggling involve intermittent contact with the environment (i.e., hybrid transitions), and the timing of such transitions is generally easy to sense via haptic feedback. This timing information may improve metastability, equating to less frequent falls or other failures depending on the task.","container-title":"Journal of Neurophysiology","DOI":"10.1152/jn.00140.2013","ISSN":"0022-3077","issue":"6","note":"publisher: American Physiological Society","page":"1286-1299","source":"journals.physiology.org (Atypon)","title":"Haptic feedback enhances rhythmic motor control by reducing variability, not improving convergence rate","volume":"111","author":[{"family":"Ankarali","given":"M. Mert"},{"family":"Tutkun Şen","given":"H."},{"family":"De","given":"Avik"},{"family":"Okamura","given":"Allison M."},{"family":"Cowan","given":"Noah J."}],"issued":{"date-parts":[["2014",3,15]]}}}],"schema":"https://github.com/citation-style-language/schema/raw/master/csl-citation.json"} </w:instrText>
      </w:r>
      <w:r w:rsidR="005F547D" w:rsidRPr="00E04D64">
        <w:rPr>
          <w:sz w:val="24"/>
          <w:szCs w:val="24"/>
        </w:rPr>
        <w:fldChar w:fldCharType="separate"/>
      </w:r>
      <w:r w:rsidR="00FD2558" w:rsidRPr="00FD2558">
        <w:rPr>
          <w:sz w:val="24"/>
        </w:rPr>
        <w:t>(24)</w:t>
      </w:r>
      <w:r w:rsidR="005F547D" w:rsidRPr="00E04D64">
        <w:rPr>
          <w:sz w:val="24"/>
          <w:szCs w:val="24"/>
        </w:rPr>
        <w:fldChar w:fldCharType="end"/>
      </w:r>
      <w:r w:rsidR="008A72AD" w:rsidRPr="00E04D64">
        <w:rPr>
          <w:sz w:val="24"/>
          <w:szCs w:val="24"/>
        </w:rPr>
        <w:t xml:space="preserve">. </w:t>
      </w:r>
      <w:r w:rsidR="009F4103">
        <w:rPr>
          <w:sz w:val="24"/>
          <w:szCs w:val="24"/>
        </w:rPr>
        <w:t xml:space="preserve">Later studies </w:t>
      </w:r>
      <w:r w:rsidR="009F4103" w:rsidRPr="00E04D64">
        <w:rPr>
          <w:sz w:val="24"/>
          <w:szCs w:val="24"/>
        </w:rPr>
        <w:fldChar w:fldCharType="begin"/>
      </w:r>
      <w:r w:rsidR="00FD2558">
        <w:rPr>
          <w:sz w:val="24"/>
          <w:szCs w:val="24"/>
        </w:rPr>
        <w:instrText xml:space="preserve"> ADDIN ZOTERO_ITEM CSL_CITATION {"citationID":"PiYdiL9P","properties":{"formattedCitation":"(31, 32)","plainCitation":"(31, 32)","noteIndex":0},"citationItems":[{"id":758,"uris":["http://zotero.org/users/5243746/items/TIJD99QV"],"itemData":{"id":758,"type":"paper-conference","abstract":"The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strategies.","container-title":"2021 30th IEEE International Conference on Robot Human Interactive Communication (RO-MAN)","DOI":"10.1109/RO-MAN50785.2021.9515486","event":"2021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A."}],"issued":{"date-parts":[["2021",8]]}}},{"id":993,"uris":["http://zotero.org/users/5243746/items/MXJE2SIG"],"itemData":{"id":993,"type":"article-journal","container-title":"Computer Methods in Biomechanics and Biomedical Engineering","DOI":"10.1080/10255842.2021.1978758","ISSN":"1025-5842","issue":"sup1","page":"S256","source":"Taylor and Francis+NEJM","title":"Human arm impedance estimation in dynamic human-robot interaction, a preliminary study","volume":"24","author":[{"family":"Fortineau","given":"V."},{"family":"Siegler","given":"I. A."},{"family":"Makarov","given":"M."},{"family":"Rodriguez Ayerbe","given":""}],"issued":{"date-parts":[["2021",11,10]]}}}],"schema":"https://github.com/citation-style-language/schema/raw/master/csl-citation.json"} </w:instrText>
      </w:r>
      <w:r w:rsidR="009F4103" w:rsidRPr="00E04D64">
        <w:rPr>
          <w:sz w:val="24"/>
          <w:szCs w:val="24"/>
        </w:rPr>
        <w:fldChar w:fldCharType="separate"/>
      </w:r>
      <w:r w:rsidR="00FD2558" w:rsidRPr="00FD2558">
        <w:rPr>
          <w:sz w:val="24"/>
        </w:rPr>
        <w:t>(31, 32)</w:t>
      </w:r>
      <w:r w:rsidR="009F4103" w:rsidRPr="00E04D64">
        <w:rPr>
          <w:sz w:val="24"/>
          <w:szCs w:val="24"/>
        </w:rPr>
        <w:fldChar w:fldCharType="end"/>
      </w:r>
      <w:r w:rsidR="009F4103" w:rsidRPr="00E04D64">
        <w:rPr>
          <w:sz w:val="24"/>
          <w:szCs w:val="24"/>
        </w:rPr>
        <w:t xml:space="preserve"> </w:t>
      </w:r>
      <w:r w:rsidR="009F4103">
        <w:rPr>
          <w:sz w:val="24"/>
          <w:szCs w:val="24"/>
        </w:rPr>
        <w:t xml:space="preserve">validated the </w:t>
      </w:r>
      <w:r w:rsidR="00CD644F" w:rsidRPr="00E04D64">
        <w:rPr>
          <w:sz w:val="24"/>
          <w:szCs w:val="24"/>
        </w:rPr>
        <w:t>methodology for endpoint impedance estimation during cyclic movements.</w:t>
      </w:r>
      <w:r w:rsidR="00CD644F" w:rsidRPr="00CD644F">
        <w:rPr>
          <w:sz w:val="24"/>
          <w:szCs w:val="24"/>
        </w:rPr>
        <w:t xml:space="preserve"> </w:t>
      </w:r>
      <w:r w:rsidR="003B64F6">
        <w:rPr>
          <w:sz w:val="24"/>
          <w:szCs w:val="24"/>
        </w:rPr>
        <w:t>Two experiments</w:t>
      </w:r>
      <w:r w:rsidR="009F4103">
        <w:rPr>
          <w:sz w:val="24"/>
          <w:szCs w:val="24"/>
        </w:rPr>
        <w:t xml:space="preserve"> described in the present study</w:t>
      </w:r>
      <w:r w:rsidR="003B64F6">
        <w:rPr>
          <w:sz w:val="24"/>
          <w:szCs w:val="24"/>
        </w:rPr>
        <w:t xml:space="preserve"> </w:t>
      </w:r>
      <w:r w:rsidR="00AC1A6A">
        <w:rPr>
          <w:sz w:val="24"/>
          <w:szCs w:val="24"/>
        </w:rPr>
        <w:t>evaluated</w:t>
      </w:r>
      <w:r w:rsidR="009B1808">
        <w:rPr>
          <w:sz w:val="24"/>
          <w:szCs w:val="24"/>
        </w:rPr>
        <w:t xml:space="preserve"> </w:t>
      </w:r>
      <w:r w:rsidR="009429CB" w:rsidRPr="00E04D64">
        <w:rPr>
          <w:sz w:val="24"/>
          <w:szCs w:val="24"/>
        </w:rPr>
        <w:t>endpo</w:t>
      </w:r>
      <w:r w:rsidR="00032B39">
        <w:rPr>
          <w:sz w:val="24"/>
          <w:szCs w:val="24"/>
        </w:rPr>
        <w:t xml:space="preserve">int </w:t>
      </w:r>
      <w:r w:rsidR="009429CB" w:rsidRPr="00E04D64">
        <w:rPr>
          <w:sz w:val="24"/>
          <w:szCs w:val="24"/>
        </w:rPr>
        <w:t xml:space="preserve">impedance in </w:t>
      </w:r>
      <w:r w:rsidR="00032B39">
        <w:rPr>
          <w:sz w:val="24"/>
          <w:szCs w:val="24"/>
        </w:rPr>
        <w:t xml:space="preserve">such </w:t>
      </w:r>
      <w:r w:rsidR="009429CB" w:rsidRPr="00E04D64">
        <w:rPr>
          <w:sz w:val="24"/>
          <w:szCs w:val="24"/>
        </w:rPr>
        <w:t xml:space="preserve">an ecological </w:t>
      </w:r>
      <w:proofErr w:type="spellStart"/>
      <w:r w:rsidR="009429CB" w:rsidRPr="00E04D64">
        <w:rPr>
          <w:sz w:val="24"/>
          <w:szCs w:val="24"/>
        </w:rPr>
        <w:t>multijoint</w:t>
      </w:r>
      <w:proofErr w:type="spellEnd"/>
      <w:r w:rsidR="009429CB" w:rsidRPr="00E04D64">
        <w:rPr>
          <w:sz w:val="24"/>
          <w:szCs w:val="24"/>
        </w:rPr>
        <w:t xml:space="preserve"> </w:t>
      </w:r>
      <w:r w:rsidR="009429CB">
        <w:rPr>
          <w:sz w:val="24"/>
          <w:szCs w:val="24"/>
        </w:rPr>
        <w:t xml:space="preserve">rhythmic </w:t>
      </w:r>
      <w:r w:rsidR="009429CB" w:rsidRPr="00E04D64">
        <w:rPr>
          <w:sz w:val="24"/>
          <w:szCs w:val="24"/>
        </w:rPr>
        <w:t>movement with low constraints generated by the robot.</w:t>
      </w:r>
      <w:r w:rsidR="009429CB">
        <w:rPr>
          <w:sz w:val="24"/>
          <w:szCs w:val="24"/>
        </w:rPr>
        <w:t xml:space="preserve"> </w:t>
      </w:r>
      <w:r w:rsidR="009E2F8A">
        <w:rPr>
          <w:sz w:val="24"/>
          <w:szCs w:val="24"/>
        </w:rPr>
        <w:t>T</w:t>
      </w:r>
      <w:r w:rsidR="009429CB">
        <w:rPr>
          <w:sz w:val="24"/>
          <w:szCs w:val="24"/>
        </w:rPr>
        <w:t xml:space="preserve">he first goal </w:t>
      </w:r>
      <w:r w:rsidR="00AC1A6A">
        <w:rPr>
          <w:sz w:val="24"/>
          <w:szCs w:val="24"/>
        </w:rPr>
        <w:t xml:space="preserve">of the experiment </w:t>
      </w:r>
      <w:r w:rsidR="009429CB">
        <w:rPr>
          <w:sz w:val="24"/>
          <w:szCs w:val="24"/>
        </w:rPr>
        <w:t>was</w:t>
      </w:r>
      <w:r w:rsidR="009E2F8A">
        <w:rPr>
          <w:sz w:val="24"/>
          <w:szCs w:val="24"/>
        </w:rPr>
        <w:t xml:space="preserve"> to</w:t>
      </w:r>
      <w:r w:rsidR="009429CB">
        <w:rPr>
          <w:sz w:val="24"/>
          <w:szCs w:val="24"/>
        </w:rPr>
        <w:t xml:space="preserve"> assess whether endpoint-</w:t>
      </w:r>
      <w:r w:rsidR="009429CB" w:rsidRPr="00E04D64">
        <w:rPr>
          <w:sz w:val="24"/>
          <w:szCs w:val="24"/>
        </w:rPr>
        <w:t xml:space="preserve">impedance parameters </w:t>
      </w:r>
      <w:r w:rsidR="009429CB">
        <w:rPr>
          <w:sz w:val="24"/>
          <w:szCs w:val="24"/>
        </w:rPr>
        <w:t xml:space="preserve">vary and </w:t>
      </w:r>
      <w:r w:rsidR="009429CB" w:rsidRPr="00E04D64">
        <w:rPr>
          <w:sz w:val="24"/>
          <w:szCs w:val="24"/>
        </w:rPr>
        <w:t>follow a cyclic behavior</w:t>
      </w:r>
      <w:r w:rsidR="009429CB">
        <w:rPr>
          <w:sz w:val="24"/>
          <w:szCs w:val="24"/>
        </w:rPr>
        <w:t xml:space="preserve">. The second goal was to </w:t>
      </w:r>
      <w:r w:rsidR="00032B39">
        <w:rPr>
          <w:sz w:val="24"/>
          <w:szCs w:val="24"/>
        </w:rPr>
        <w:t xml:space="preserve">study </w:t>
      </w:r>
      <w:r w:rsidR="00AC1A6A">
        <w:rPr>
          <w:sz w:val="24"/>
          <w:szCs w:val="24"/>
        </w:rPr>
        <w:t xml:space="preserve">both </w:t>
      </w:r>
      <w:r w:rsidR="00032B39">
        <w:rPr>
          <w:sz w:val="24"/>
          <w:szCs w:val="24"/>
        </w:rPr>
        <w:t xml:space="preserve">the </w:t>
      </w:r>
      <w:r w:rsidR="009429CB">
        <w:rPr>
          <w:sz w:val="24"/>
          <w:szCs w:val="24"/>
        </w:rPr>
        <w:t xml:space="preserve">potential influence of the ball height to be reached </w:t>
      </w:r>
      <w:r w:rsidR="00032B39">
        <w:rPr>
          <w:sz w:val="24"/>
          <w:szCs w:val="24"/>
        </w:rPr>
        <w:t xml:space="preserve">on </w:t>
      </w:r>
      <w:r w:rsidR="00032B39" w:rsidRPr="00E04D64">
        <w:rPr>
          <w:sz w:val="24"/>
          <w:szCs w:val="24"/>
        </w:rPr>
        <w:t xml:space="preserve">endpoint impedance </w:t>
      </w:r>
      <w:r w:rsidR="009E2F8A">
        <w:rPr>
          <w:sz w:val="24"/>
          <w:szCs w:val="24"/>
        </w:rPr>
        <w:t>and</w:t>
      </w:r>
      <w:r w:rsidR="00032B39">
        <w:rPr>
          <w:sz w:val="24"/>
          <w:szCs w:val="24"/>
        </w:rPr>
        <w:t xml:space="preserve"> a possible relation between </w:t>
      </w:r>
      <w:r w:rsidR="00032B39" w:rsidRPr="00E04D64">
        <w:rPr>
          <w:sz w:val="24"/>
          <w:szCs w:val="24"/>
        </w:rPr>
        <w:t>endpoint impedance parameters</w:t>
      </w:r>
      <w:r w:rsidR="00032B39">
        <w:rPr>
          <w:sz w:val="24"/>
          <w:szCs w:val="24"/>
        </w:rPr>
        <w:t xml:space="preserve"> and performance level, as suggested by previous research on this topic </w:t>
      </w:r>
      <w:r w:rsidR="00032B39" w:rsidRPr="00E04D64">
        <w:rPr>
          <w:sz w:val="24"/>
          <w:szCs w:val="24"/>
        </w:rPr>
        <w:fldChar w:fldCharType="begin"/>
      </w:r>
      <w:r w:rsidR="00FD2558">
        <w:rPr>
          <w:sz w:val="24"/>
          <w:szCs w:val="24"/>
        </w:rPr>
        <w:instrText xml:space="preserve"> ADDIN ZOTERO_ITEM CSL_CITATION {"citationID":"OtgZYfFJ","properties":{"formattedCitation":"(13)","plainCitation":"(13)","noteIndex":0},"citationItems":[{"id":84,"uris":["http://zotero.org/users/5243746/items/QEULASSE"],"itemData":{"id":84,"type":"article-journal","abstract":"This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00032B39" w:rsidRPr="00E04D64">
        <w:rPr>
          <w:sz w:val="24"/>
          <w:szCs w:val="24"/>
        </w:rPr>
        <w:fldChar w:fldCharType="separate"/>
      </w:r>
      <w:r w:rsidR="00FD2558" w:rsidRPr="00FD2558">
        <w:rPr>
          <w:sz w:val="24"/>
        </w:rPr>
        <w:t>(13)</w:t>
      </w:r>
      <w:r w:rsidR="00032B39" w:rsidRPr="00E04D64">
        <w:rPr>
          <w:sz w:val="24"/>
          <w:szCs w:val="24"/>
        </w:rPr>
        <w:fldChar w:fldCharType="end"/>
      </w:r>
      <w:r w:rsidR="00032B39">
        <w:rPr>
          <w:sz w:val="24"/>
          <w:szCs w:val="24"/>
        </w:rPr>
        <w:t xml:space="preserve">. </w:t>
      </w:r>
    </w:p>
    <w:p w14:paraId="7761C178" w14:textId="77777777" w:rsidR="00C10127" w:rsidRPr="00E04D64" w:rsidRDefault="00C10127" w:rsidP="00E04D64">
      <w:pPr>
        <w:pStyle w:val="Corpsdetexte"/>
        <w:spacing w:after="111" w:line="360" w:lineRule="auto"/>
        <w:ind w:left="142" w:firstLine="284"/>
        <w:jc w:val="both"/>
        <w:rPr>
          <w:sz w:val="24"/>
          <w:szCs w:val="24"/>
        </w:rPr>
      </w:pPr>
    </w:p>
    <w:p w14:paraId="3A10A3CE" w14:textId="77777777" w:rsidR="0070663D" w:rsidRPr="009E764D" w:rsidRDefault="00FD0527" w:rsidP="00E04D64">
      <w:pPr>
        <w:pStyle w:val="Titre1"/>
        <w:spacing w:before="163" w:line="360" w:lineRule="auto"/>
        <w:rPr>
          <w:sz w:val="28"/>
        </w:rPr>
      </w:pPr>
      <w:r w:rsidRPr="009E764D">
        <w:rPr>
          <w:sz w:val="28"/>
        </w:rPr>
        <w:t>Materials and Methods</w:t>
      </w:r>
    </w:p>
    <w:p w14:paraId="16632E37" w14:textId="77777777" w:rsidR="00AE3BFE" w:rsidRPr="00E04D64" w:rsidRDefault="00AE3BFE" w:rsidP="00E04D64">
      <w:pPr>
        <w:pStyle w:val="Titre2"/>
        <w:tabs>
          <w:tab w:val="left" w:pos="7230"/>
        </w:tabs>
        <w:spacing w:before="152" w:line="360" w:lineRule="auto"/>
        <w:ind w:right="91"/>
        <w:rPr>
          <w:sz w:val="24"/>
          <w:szCs w:val="24"/>
        </w:rPr>
      </w:pPr>
      <w:r w:rsidRPr="00E04D64">
        <w:rPr>
          <w:sz w:val="24"/>
          <w:szCs w:val="24"/>
        </w:rPr>
        <w:t>Participants</w:t>
      </w:r>
    </w:p>
    <w:p w14:paraId="533AEB56" w14:textId="4CBBC6C8" w:rsidR="00AE3BFE" w:rsidRPr="00E04D64" w:rsidRDefault="00AE3BFE" w:rsidP="00E04D64">
      <w:pPr>
        <w:pStyle w:val="Corpsdetexte"/>
        <w:spacing w:before="7" w:line="360" w:lineRule="auto"/>
        <w:ind w:left="113" w:right="111"/>
        <w:jc w:val="both"/>
        <w:rPr>
          <w:sz w:val="24"/>
          <w:szCs w:val="24"/>
        </w:rPr>
      </w:pPr>
      <w:r w:rsidRPr="00E04D64">
        <w:rPr>
          <w:sz w:val="24"/>
          <w:szCs w:val="24"/>
        </w:rPr>
        <w:t>Thirty-one healthy participants with no known motor disorders took part in the experiment. Among the participants, 25% were women, 10% were left-handed, 40% had already manipulated a similar robotic system, and 30% had never</w:t>
      </w:r>
      <w:r w:rsidRPr="00E04D64">
        <w:rPr>
          <w:spacing w:val="-32"/>
          <w:sz w:val="24"/>
          <w:szCs w:val="24"/>
        </w:rPr>
        <w:t xml:space="preserve"> </w:t>
      </w:r>
      <w:r w:rsidRPr="00E04D64">
        <w:rPr>
          <w:sz w:val="24"/>
          <w:szCs w:val="24"/>
        </w:rPr>
        <w:t xml:space="preserve">interacted physically with a robot. On average (SD standard deviation), participants were 30.0 years old (SD 8.6), declared </w:t>
      </w:r>
      <w:r w:rsidR="004B2029">
        <w:rPr>
          <w:sz w:val="24"/>
          <w:szCs w:val="24"/>
        </w:rPr>
        <w:t xml:space="preserve">a </w:t>
      </w:r>
      <w:r w:rsidRPr="00E04D64">
        <w:rPr>
          <w:sz w:val="24"/>
          <w:szCs w:val="24"/>
        </w:rPr>
        <w:t xml:space="preserve">height of 176.2 cm (SD 9.3), and weighed 71.3 kg (SD 12.7). Before the </w:t>
      </w:r>
      <w:r w:rsidRPr="00E04D64">
        <w:rPr>
          <w:spacing w:val="-3"/>
          <w:sz w:val="24"/>
          <w:szCs w:val="24"/>
        </w:rPr>
        <w:t xml:space="preserve">experiment, </w:t>
      </w:r>
      <w:r w:rsidRPr="00E04D64">
        <w:rPr>
          <w:sz w:val="24"/>
          <w:szCs w:val="24"/>
        </w:rPr>
        <w:t>participants were required to read and sign an informed consent form approved by the Ethic</w:t>
      </w:r>
      <w:r w:rsidR="004B2029">
        <w:rPr>
          <w:sz w:val="24"/>
          <w:szCs w:val="24"/>
        </w:rPr>
        <w:t>s</w:t>
      </w:r>
      <w:r w:rsidRPr="00E04D64">
        <w:rPr>
          <w:sz w:val="24"/>
          <w:szCs w:val="24"/>
        </w:rPr>
        <w:t xml:space="preserve"> Committee for Research (CER) of the </w:t>
      </w:r>
      <w:proofErr w:type="spellStart"/>
      <w:r w:rsidRPr="00E04D64">
        <w:rPr>
          <w:sz w:val="24"/>
          <w:szCs w:val="24"/>
        </w:rPr>
        <w:t>Université</w:t>
      </w:r>
      <w:proofErr w:type="spellEnd"/>
      <w:r w:rsidRPr="00E04D64">
        <w:rPr>
          <w:sz w:val="24"/>
          <w:szCs w:val="24"/>
        </w:rPr>
        <w:t xml:space="preserve"> Paris-</w:t>
      </w:r>
      <w:proofErr w:type="spellStart"/>
      <w:r w:rsidRPr="00E04D64">
        <w:rPr>
          <w:sz w:val="24"/>
          <w:szCs w:val="24"/>
        </w:rPr>
        <w:t>Saclay</w:t>
      </w:r>
      <w:proofErr w:type="spellEnd"/>
      <w:r w:rsidRPr="00E04D64">
        <w:rPr>
          <w:sz w:val="24"/>
          <w:szCs w:val="24"/>
        </w:rPr>
        <w:t xml:space="preserve"> (file</w:t>
      </w:r>
      <w:r w:rsidRPr="00E04D64">
        <w:rPr>
          <w:spacing w:val="-18"/>
          <w:sz w:val="24"/>
          <w:szCs w:val="24"/>
        </w:rPr>
        <w:t xml:space="preserve"> </w:t>
      </w:r>
      <w:r w:rsidRPr="00E04D64">
        <w:rPr>
          <w:sz w:val="24"/>
          <w:szCs w:val="24"/>
        </w:rPr>
        <w:t>number</w:t>
      </w:r>
      <w:r w:rsidRPr="00E04D64">
        <w:rPr>
          <w:spacing w:val="-16"/>
          <w:sz w:val="24"/>
          <w:szCs w:val="24"/>
        </w:rPr>
        <w:t xml:space="preserve"> </w:t>
      </w:r>
      <w:r w:rsidRPr="00E04D64">
        <w:rPr>
          <w:sz w:val="24"/>
          <w:szCs w:val="24"/>
        </w:rPr>
        <w:t>217, September</w:t>
      </w:r>
      <w:r w:rsidRPr="00E04D64">
        <w:rPr>
          <w:spacing w:val="-2"/>
          <w:sz w:val="24"/>
          <w:szCs w:val="24"/>
        </w:rPr>
        <w:t xml:space="preserve"> </w:t>
      </w:r>
      <w:r w:rsidRPr="00E04D64">
        <w:rPr>
          <w:sz w:val="24"/>
          <w:szCs w:val="24"/>
        </w:rPr>
        <w:t>2020). The</w:t>
      </w:r>
      <w:r w:rsidR="004B2029" w:rsidRPr="004B2029">
        <w:rPr>
          <w:sz w:val="24"/>
          <w:szCs w:val="24"/>
        </w:rPr>
        <w:t xml:space="preserve"> </w:t>
      </w:r>
      <w:r w:rsidR="004B2029" w:rsidRPr="00E04D64">
        <w:rPr>
          <w:sz w:val="24"/>
          <w:szCs w:val="24"/>
        </w:rPr>
        <w:t>Ethic</w:t>
      </w:r>
      <w:r w:rsidR="004B2029">
        <w:rPr>
          <w:sz w:val="24"/>
          <w:szCs w:val="24"/>
        </w:rPr>
        <w:t>s</w:t>
      </w:r>
      <w:r w:rsidR="004B2029" w:rsidRPr="00E04D64">
        <w:rPr>
          <w:sz w:val="24"/>
          <w:szCs w:val="24"/>
        </w:rPr>
        <w:t xml:space="preserve"> Committee</w:t>
      </w:r>
      <w:r w:rsidR="004B2029" w:rsidRPr="004B2029">
        <w:rPr>
          <w:sz w:val="24"/>
          <w:szCs w:val="24"/>
        </w:rPr>
        <w:t xml:space="preserve"> </w:t>
      </w:r>
      <w:r w:rsidR="004B2029" w:rsidRPr="00E04D64">
        <w:rPr>
          <w:sz w:val="24"/>
          <w:szCs w:val="24"/>
        </w:rPr>
        <w:t>also approved</w:t>
      </w:r>
      <w:r w:rsidR="004B2029">
        <w:rPr>
          <w:sz w:val="24"/>
          <w:szCs w:val="24"/>
        </w:rPr>
        <w:t xml:space="preserve"> the</w:t>
      </w:r>
      <w:r w:rsidRPr="00E04D64">
        <w:rPr>
          <w:sz w:val="24"/>
          <w:szCs w:val="24"/>
        </w:rPr>
        <w:t xml:space="preserve"> experimental procedure.</w:t>
      </w:r>
    </w:p>
    <w:p w14:paraId="0088D252" w14:textId="77777777" w:rsidR="00AE3BFE" w:rsidRPr="00E04D64" w:rsidRDefault="00AE3BFE" w:rsidP="00E04D64">
      <w:pPr>
        <w:pStyle w:val="Titre2"/>
        <w:spacing w:before="152" w:line="360" w:lineRule="auto"/>
        <w:ind w:right="5591"/>
        <w:rPr>
          <w:sz w:val="24"/>
          <w:szCs w:val="24"/>
        </w:rPr>
      </w:pPr>
      <w:r w:rsidRPr="00E04D64">
        <w:rPr>
          <w:sz w:val="24"/>
          <w:szCs w:val="24"/>
        </w:rPr>
        <w:t xml:space="preserve">Apparatus </w:t>
      </w:r>
    </w:p>
    <w:p w14:paraId="533EB302" w14:textId="397C5F0C" w:rsidR="00877DE4" w:rsidRPr="00E04D64" w:rsidRDefault="00AE3BFE" w:rsidP="00877DE4">
      <w:pPr>
        <w:pStyle w:val="Corpsdetexte"/>
        <w:spacing w:before="95" w:line="360" w:lineRule="auto"/>
        <w:ind w:left="142" w:right="113"/>
        <w:jc w:val="both"/>
        <w:rPr>
          <w:sz w:val="24"/>
          <w:szCs w:val="24"/>
        </w:rPr>
      </w:pPr>
      <w:r w:rsidRPr="00E04D64">
        <w:rPr>
          <w:sz w:val="24"/>
          <w:szCs w:val="24"/>
        </w:rPr>
        <w:lastRenderedPageBreak/>
        <w:fldChar w:fldCharType="begin"/>
      </w:r>
      <w:r w:rsidRPr="00E04D64">
        <w:rPr>
          <w:sz w:val="24"/>
          <w:szCs w:val="24"/>
        </w:rPr>
        <w:instrText xml:space="preserve"> REF _Ref98487521 \h </w:instrText>
      </w:r>
      <w:r w:rsidR="00E04D64">
        <w:rPr>
          <w:sz w:val="24"/>
          <w:szCs w:val="24"/>
        </w:rPr>
        <w:instrText xml:space="preserve"> \* MERGEFORMAT </w:instrText>
      </w:r>
      <w:r w:rsidRPr="00E04D64">
        <w:rPr>
          <w:sz w:val="24"/>
          <w:szCs w:val="24"/>
        </w:rPr>
      </w:r>
      <w:r w:rsidRPr="00E04D64">
        <w:rPr>
          <w:sz w:val="24"/>
          <w:szCs w:val="24"/>
        </w:rPr>
        <w:fldChar w:fldCharType="separate"/>
      </w:r>
      <w:r w:rsidR="002C0722" w:rsidRPr="002C0722">
        <w:rPr>
          <w:sz w:val="24"/>
          <w:szCs w:val="24"/>
        </w:rPr>
        <w:t xml:space="preserve">Figure </w:t>
      </w:r>
      <w:r w:rsidR="002C0722" w:rsidRPr="002C0722">
        <w:rPr>
          <w:noProof/>
          <w:sz w:val="24"/>
          <w:szCs w:val="24"/>
        </w:rPr>
        <w:t>1</w:t>
      </w:r>
      <w:r w:rsidRPr="00E04D64">
        <w:rPr>
          <w:sz w:val="24"/>
          <w:szCs w:val="24"/>
        </w:rPr>
        <w:fldChar w:fldCharType="end"/>
      </w:r>
      <w:r w:rsidRPr="00E04D64">
        <w:rPr>
          <w:sz w:val="24"/>
          <w:szCs w:val="24"/>
        </w:rPr>
        <w:t xml:space="preserve"> depicts the experimental setup used for the experiment. Participants were standing in front of a table supporting </w:t>
      </w:r>
      <w:r w:rsidR="00E723CF" w:rsidRPr="00E04D64">
        <w:rPr>
          <w:sz w:val="24"/>
          <w:szCs w:val="24"/>
        </w:rPr>
        <w:t>a</w:t>
      </w:r>
      <w:r w:rsidRPr="00E04D64">
        <w:rPr>
          <w:sz w:val="24"/>
          <w:szCs w:val="24"/>
        </w:rPr>
        <w:t xml:space="preserve"> KUKA </w:t>
      </w:r>
      <w:proofErr w:type="spellStart"/>
      <w:r w:rsidRPr="00E04D64">
        <w:rPr>
          <w:sz w:val="24"/>
          <w:szCs w:val="24"/>
        </w:rPr>
        <w:t>youBot</w:t>
      </w:r>
      <w:proofErr w:type="spellEnd"/>
      <w:r w:rsidRPr="00E04D64">
        <w:rPr>
          <w:sz w:val="24"/>
          <w:szCs w:val="24"/>
        </w:rPr>
        <w:t xml:space="preserve"> 5 DOF robot. The robot had its first and</w:t>
      </w:r>
      <w:r w:rsidRPr="00E04D64">
        <w:rPr>
          <w:spacing w:val="-14"/>
          <w:sz w:val="24"/>
          <w:szCs w:val="24"/>
        </w:rPr>
        <w:t xml:space="preserve"> </w:t>
      </w:r>
      <w:r w:rsidRPr="00E04D64">
        <w:rPr>
          <w:sz w:val="24"/>
          <w:szCs w:val="24"/>
        </w:rPr>
        <w:t>last</w:t>
      </w:r>
      <w:r w:rsidRPr="00E04D64">
        <w:rPr>
          <w:spacing w:val="-14"/>
          <w:sz w:val="24"/>
          <w:szCs w:val="24"/>
        </w:rPr>
        <w:t xml:space="preserve"> </w:t>
      </w:r>
      <w:r w:rsidRPr="00E04D64">
        <w:rPr>
          <w:sz w:val="24"/>
          <w:szCs w:val="24"/>
        </w:rPr>
        <w:t>joint</w:t>
      </w:r>
      <w:r w:rsidR="00C117C6" w:rsidRPr="00E04D64">
        <w:rPr>
          <w:sz w:val="24"/>
          <w:szCs w:val="24"/>
        </w:rPr>
        <w:t>s</w:t>
      </w:r>
      <w:r w:rsidRPr="00E04D64">
        <w:rPr>
          <w:spacing w:val="-13"/>
          <w:sz w:val="24"/>
          <w:szCs w:val="24"/>
        </w:rPr>
        <w:t xml:space="preserve"> </w:t>
      </w:r>
      <w:r w:rsidR="00C117C6" w:rsidRPr="00E04D64">
        <w:rPr>
          <w:sz w:val="24"/>
          <w:szCs w:val="24"/>
        </w:rPr>
        <w:t>position</w:t>
      </w:r>
      <w:r w:rsidR="00C117C6" w:rsidRPr="00E04D64">
        <w:rPr>
          <w:spacing w:val="-14"/>
          <w:sz w:val="24"/>
          <w:szCs w:val="24"/>
        </w:rPr>
        <w:t>-</w:t>
      </w:r>
      <w:r w:rsidRPr="00E04D64">
        <w:rPr>
          <w:sz w:val="24"/>
          <w:szCs w:val="24"/>
        </w:rPr>
        <w:t>controlled</w:t>
      </w:r>
      <w:r w:rsidRPr="00E04D64">
        <w:rPr>
          <w:spacing w:val="-13"/>
          <w:sz w:val="24"/>
          <w:szCs w:val="24"/>
        </w:rPr>
        <w:t xml:space="preserve"> </w:t>
      </w:r>
      <w:r w:rsidRPr="00E04D64">
        <w:rPr>
          <w:sz w:val="24"/>
          <w:szCs w:val="24"/>
        </w:rPr>
        <w:t>to</w:t>
      </w:r>
      <w:r w:rsidR="00C117C6" w:rsidRPr="00E04D64">
        <w:rPr>
          <w:sz w:val="24"/>
          <w:szCs w:val="24"/>
        </w:rPr>
        <w:t xml:space="preserve"> a</w:t>
      </w:r>
      <w:r w:rsidRPr="00E04D64">
        <w:rPr>
          <w:spacing w:val="-14"/>
          <w:sz w:val="24"/>
          <w:szCs w:val="24"/>
        </w:rPr>
        <w:t xml:space="preserve"> </w:t>
      </w:r>
      <w:r w:rsidRPr="00E04D64">
        <w:rPr>
          <w:sz w:val="24"/>
          <w:szCs w:val="24"/>
        </w:rPr>
        <w:t>fixed</w:t>
      </w:r>
      <w:r w:rsidRPr="00E04D64">
        <w:rPr>
          <w:spacing w:val="-13"/>
          <w:sz w:val="24"/>
          <w:szCs w:val="24"/>
        </w:rPr>
        <w:t xml:space="preserve"> </w:t>
      </w:r>
      <w:r w:rsidRPr="00E04D64">
        <w:rPr>
          <w:sz w:val="24"/>
          <w:szCs w:val="24"/>
        </w:rPr>
        <w:t xml:space="preserve">orientation to </w:t>
      </w:r>
      <w:r w:rsidRPr="00E04D64">
        <w:rPr>
          <w:spacing w:val="-5"/>
          <w:sz w:val="24"/>
          <w:szCs w:val="24"/>
        </w:rPr>
        <w:t xml:space="preserve">evolve only </w:t>
      </w:r>
      <w:r w:rsidRPr="00E04D64">
        <w:rPr>
          <w:sz w:val="24"/>
          <w:szCs w:val="24"/>
        </w:rPr>
        <w:t>in the participants’ sagittal plane. The other three joints were admittance</w:t>
      </w:r>
      <w:r w:rsidR="00C117C6" w:rsidRPr="00E04D64">
        <w:rPr>
          <w:sz w:val="24"/>
          <w:szCs w:val="24"/>
        </w:rPr>
        <w:t>-</w:t>
      </w:r>
      <w:r w:rsidRPr="00E04D64">
        <w:rPr>
          <w:sz w:val="24"/>
          <w:szCs w:val="24"/>
        </w:rPr>
        <w:t xml:space="preserve">controlled at 1 kHz, as detailed in </w:t>
      </w:r>
      <w:proofErr w:type="spellStart"/>
      <w:r w:rsidRPr="00E04D64">
        <w:rPr>
          <w:sz w:val="24"/>
          <w:szCs w:val="24"/>
        </w:rPr>
        <w:t>Fortineau</w:t>
      </w:r>
      <w:proofErr w:type="spellEnd"/>
      <w:r w:rsidRPr="00E04D64">
        <w:rPr>
          <w:sz w:val="24"/>
          <w:szCs w:val="24"/>
        </w:rPr>
        <w:t xml:space="preserve"> et al. </w:t>
      </w:r>
      <w:r w:rsidRPr="00E04D64">
        <w:rPr>
          <w:sz w:val="24"/>
          <w:szCs w:val="24"/>
        </w:rPr>
        <w:fldChar w:fldCharType="begin"/>
      </w:r>
      <w:r w:rsidR="00FD2558">
        <w:rPr>
          <w:sz w:val="24"/>
          <w:szCs w:val="24"/>
        </w:rPr>
        <w:instrText xml:space="preserve"> ADDIN ZOTERO_ITEM CSL_CITATION {"citationID":"7Zcf1SLT","properties":{"formattedCitation":"(30)","plainCitation":"(30)","noteIndex":0},"citationItems":[{"id":484,"uris":["http://zotero.org/users/5243746/items/MTTN79VI"],"itemData":{"id":484,"type":"paper-conference","abstract":"This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presented.","container-title":"2020 IEEE 16th International Conference on Automation Science and Engineering (CASE)","DOI":"10.1109/CASE48305.2020.9217009","event":"2020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A."}],"issued":{"date-parts":[["2020",8]]}},"suppress-author":true}],"schema":"https://github.com/citation-style-language/schema/raw/master/csl-citation.json"} </w:instrText>
      </w:r>
      <w:r w:rsidRPr="00E04D64">
        <w:rPr>
          <w:sz w:val="24"/>
          <w:szCs w:val="24"/>
        </w:rPr>
        <w:fldChar w:fldCharType="separate"/>
      </w:r>
      <w:r w:rsidR="00FD2558" w:rsidRPr="00FD2558">
        <w:rPr>
          <w:sz w:val="24"/>
        </w:rPr>
        <w:t>(30)</w:t>
      </w:r>
      <w:r w:rsidRPr="00E04D64">
        <w:rPr>
          <w:sz w:val="24"/>
          <w:szCs w:val="24"/>
        </w:rPr>
        <w:fldChar w:fldCharType="end"/>
      </w:r>
      <w:r w:rsidRPr="00E04D64">
        <w:rPr>
          <w:sz w:val="24"/>
          <w:szCs w:val="24"/>
        </w:rPr>
        <w:t>, so that participants could move the robot along a vertical line without feeling the r</w:t>
      </w:r>
      <w:r w:rsidR="00EB2A1E">
        <w:rPr>
          <w:sz w:val="24"/>
          <w:szCs w:val="24"/>
        </w:rPr>
        <w:t>obot’s weight, joints’ friction</w:t>
      </w:r>
      <w:r w:rsidRPr="00E04D64">
        <w:rPr>
          <w:sz w:val="24"/>
          <w:szCs w:val="24"/>
        </w:rPr>
        <w:t xml:space="preserve"> and with reduced</w:t>
      </w:r>
      <w:r w:rsidRPr="00E04D64">
        <w:rPr>
          <w:spacing w:val="-5"/>
          <w:sz w:val="24"/>
          <w:szCs w:val="24"/>
        </w:rPr>
        <w:t xml:space="preserve"> </w:t>
      </w:r>
      <w:r w:rsidRPr="00E04D64">
        <w:rPr>
          <w:sz w:val="24"/>
          <w:szCs w:val="24"/>
        </w:rPr>
        <w:t>apparent</w:t>
      </w:r>
      <w:r w:rsidRPr="00E04D64">
        <w:rPr>
          <w:spacing w:val="-4"/>
          <w:sz w:val="24"/>
          <w:szCs w:val="24"/>
        </w:rPr>
        <w:t xml:space="preserve"> </w:t>
      </w:r>
      <w:r w:rsidRPr="00E04D64">
        <w:rPr>
          <w:sz w:val="24"/>
          <w:szCs w:val="24"/>
        </w:rPr>
        <w:t>inertia</w:t>
      </w:r>
      <w:r w:rsidRPr="00E04D64">
        <w:rPr>
          <w:spacing w:val="-5"/>
          <w:sz w:val="24"/>
          <w:szCs w:val="24"/>
        </w:rPr>
        <w:t xml:space="preserve"> </w:t>
      </w:r>
      <w:r w:rsidRPr="00E04D64">
        <w:rPr>
          <w:spacing w:val="-5"/>
          <w:sz w:val="24"/>
          <w:szCs w:val="24"/>
        </w:rPr>
        <w:fldChar w:fldCharType="begin"/>
      </w:r>
      <w:r w:rsidR="00FD2558">
        <w:rPr>
          <w:spacing w:val="-5"/>
          <w:sz w:val="24"/>
          <w:szCs w:val="24"/>
        </w:rPr>
        <w:instrText xml:space="preserve"> ADDIN ZOTERO_ITEM CSL_CITATION {"citationID":"JTW9pM2M","properties":{"formattedCitation":"(33)","plainCitation":"(33)","noteIndex":0},"citationItems":[{"id":355,"uris":["http://zotero.org/users/5243746/items/Z4VXVIYJ"],"itemData":{"id":355,"type":"paper-conference","abstract":"We focus on comanipulation, i.e. manipulation of an object simultaneously held by a robot and a human operator. In this domain, a major difficulty is raised by significant variations of human dynamics, which depend not only on the arm posture, but also on the muscular activity (muscular co-contraction) and more generally on the type of task being performed: fine positioning, gross and rapid movements, repeated movements, etc. An ideal comanipulation system should be able of adapting its behavior to the operator's functional intention, resulting in an intuitive assisting device. Toward this goal, we present in this paper first results of our research aimed at developing an instrumented handle mounted on a robot end-effector and held by an operator, that can be used for estimating the grasping force and for adapting the robot controller accordingly. We show first experimental evidences that changes in the grasping force drastically affect the robot controller performances. We thus propose a handle design and a gain scheduling strategy that result in a robot behavior adequate for any kind of grasps. This solution is successfully experimented with a 1 degree of freedom robot under largely variable comanipulation conditions, exhibiting a stable and efficiently adaptive behavior.","container-title":"2009 IEEE International Conference on Robotics and Automation","DOI":"10.1109/ROBOT.2009.5152294","event":"2009 IEEE International Conference on Robotics and Automation","note":"ISSN: 1050-4729","page":"265-271","source":"IEEE Xplore","title":"Achieving efficient and stable comanipulation through adaptation to changes in human arm impedance","author":[{"family":"Lamy","given":"X."},{"family":"Colledani","given":"F."},{"family":"Geffard","given":"F."},{"family":"Measson","given":"Y."},{"family":"Morel","given":"G."}],"issued":{"date-parts":[["2009",5]]}}}],"schema":"https://github.com/citation-style-language/schema/raw/master/csl-citation.json"} </w:instrText>
      </w:r>
      <w:r w:rsidRPr="00E04D64">
        <w:rPr>
          <w:spacing w:val="-5"/>
          <w:sz w:val="24"/>
          <w:szCs w:val="24"/>
        </w:rPr>
        <w:fldChar w:fldCharType="separate"/>
      </w:r>
      <w:r w:rsidR="00FD2558" w:rsidRPr="00FD2558">
        <w:rPr>
          <w:sz w:val="24"/>
        </w:rPr>
        <w:t>(33)</w:t>
      </w:r>
      <w:r w:rsidRPr="00E04D64">
        <w:rPr>
          <w:spacing w:val="-5"/>
          <w:sz w:val="24"/>
          <w:szCs w:val="24"/>
        </w:rPr>
        <w:fldChar w:fldCharType="end"/>
      </w:r>
      <w:r w:rsidRPr="00E04D64">
        <w:rPr>
          <w:sz w:val="24"/>
          <w:szCs w:val="24"/>
        </w:rPr>
        <w:t>.</w:t>
      </w:r>
      <w:r w:rsidRPr="00E04D64">
        <w:rPr>
          <w:spacing w:val="7"/>
          <w:sz w:val="24"/>
          <w:szCs w:val="24"/>
        </w:rPr>
        <w:t xml:space="preserve"> </w:t>
      </w:r>
      <w:r w:rsidRPr="00E04D64">
        <w:rPr>
          <w:sz w:val="24"/>
          <w:szCs w:val="24"/>
        </w:rPr>
        <w:t>Forces</w:t>
      </w:r>
      <w:r w:rsidRPr="00E04D64">
        <w:rPr>
          <w:spacing w:val="-4"/>
          <w:sz w:val="24"/>
          <w:szCs w:val="24"/>
        </w:rPr>
        <w:t xml:space="preserve"> </w:t>
      </w:r>
      <w:r w:rsidRPr="00E04D64">
        <w:rPr>
          <w:sz w:val="24"/>
          <w:szCs w:val="24"/>
        </w:rPr>
        <w:t>of</w:t>
      </w:r>
      <w:r w:rsidRPr="00E04D64">
        <w:rPr>
          <w:spacing w:val="-4"/>
          <w:sz w:val="24"/>
          <w:szCs w:val="24"/>
        </w:rPr>
        <w:t xml:space="preserve"> </w:t>
      </w:r>
      <w:r w:rsidRPr="00E04D64">
        <w:rPr>
          <w:sz w:val="24"/>
          <w:szCs w:val="24"/>
        </w:rPr>
        <w:t>interaction</w:t>
      </w:r>
      <w:r w:rsidRPr="00E04D64">
        <w:rPr>
          <w:spacing w:val="-5"/>
          <w:sz w:val="24"/>
          <w:szCs w:val="24"/>
        </w:rPr>
        <w:t xml:space="preserve"> </w:t>
      </w:r>
      <w:proofErr w:type="gramStart"/>
      <w:r w:rsidRPr="00E04D64">
        <w:rPr>
          <w:sz w:val="24"/>
          <w:szCs w:val="24"/>
        </w:rPr>
        <w:t>were</w:t>
      </w:r>
      <w:r w:rsidRPr="00E04D64">
        <w:rPr>
          <w:spacing w:val="-4"/>
          <w:sz w:val="24"/>
          <w:szCs w:val="24"/>
        </w:rPr>
        <w:t xml:space="preserve"> </w:t>
      </w:r>
      <w:r w:rsidRPr="00E04D64">
        <w:rPr>
          <w:sz w:val="24"/>
          <w:szCs w:val="24"/>
        </w:rPr>
        <w:t>measured</w:t>
      </w:r>
      <w:proofErr w:type="gramEnd"/>
      <w:r w:rsidRPr="00E04D64">
        <w:rPr>
          <w:sz w:val="24"/>
          <w:szCs w:val="24"/>
        </w:rPr>
        <w:t xml:space="preserve"> using a 6-axis force/torque sensor </w:t>
      </w:r>
      <w:r w:rsidRPr="00E04D64">
        <w:rPr>
          <w:spacing w:val="-8"/>
          <w:sz w:val="24"/>
          <w:szCs w:val="24"/>
        </w:rPr>
        <w:t xml:space="preserve">ATI </w:t>
      </w:r>
      <w:r w:rsidRPr="00E04D64">
        <w:rPr>
          <w:sz w:val="24"/>
          <w:szCs w:val="24"/>
        </w:rPr>
        <w:t xml:space="preserve">Mini 45, placed between the robot endpoint and </w:t>
      </w:r>
      <w:r w:rsidRPr="00E04D64">
        <w:rPr>
          <w:spacing w:val="-11"/>
          <w:sz w:val="24"/>
          <w:szCs w:val="24"/>
        </w:rPr>
        <w:t xml:space="preserve">a </w:t>
      </w:r>
      <w:r w:rsidRPr="00E04D64">
        <w:rPr>
          <w:sz w:val="24"/>
          <w:szCs w:val="24"/>
        </w:rPr>
        <w:t xml:space="preserve">handle that participants maneuvered. The data from the sensor </w:t>
      </w:r>
      <w:proofErr w:type="gramStart"/>
      <w:r w:rsidRPr="00E04D64">
        <w:rPr>
          <w:sz w:val="24"/>
          <w:szCs w:val="24"/>
        </w:rPr>
        <w:t>was sampled</w:t>
      </w:r>
      <w:proofErr w:type="gramEnd"/>
      <w:r w:rsidRPr="00E04D64">
        <w:rPr>
          <w:sz w:val="24"/>
          <w:szCs w:val="24"/>
        </w:rPr>
        <w:t xml:space="preserve"> at 1 kHz. For the control, the endpoint position of the robot </w:t>
      </w:r>
      <w:proofErr w:type="gramStart"/>
      <w:r w:rsidRPr="00E04D64">
        <w:rPr>
          <w:sz w:val="24"/>
          <w:szCs w:val="24"/>
        </w:rPr>
        <w:t>was obtained</w:t>
      </w:r>
      <w:proofErr w:type="gramEnd"/>
      <w:r w:rsidRPr="00E04D64">
        <w:rPr>
          <w:sz w:val="24"/>
          <w:szCs w:val="24"/>
        </w:rPr>
        <w:t xml:space="preserve"> using joint data. </w:t>
      </w:r>
      <w:r w:rsidRPr="00E04D64">
        <w:rPr>
          <w:spacing w:val="-3"/>
          <w:sz w:val="24"/>
          <w:szCs w:val="24"/>
        </w:rPr>
        <w:t xml:space="preserve">However, </w:t>
      </w:r>
      <w:r w:rsidRPr="00E04D64">
        <w:rPr>
          <w:sz w:val="24"/>
          <w:szCs w:val="24"/>
        </w:rPr>
        <w:t>to limit</w:t>
      </w:r>
      <w:r w:rsidRPr="00E04D64">
        <w:rPr>
          <w:spacing w:val="-5"/>
          <w:sz w:val="24"/>
          <w:szCs w:val="24"/>
        </w:rPr>
        <w:t xml:space="preserve"> </w:t>
      </w:r>
      <w:r w:rsidRPr="00E04D64">
        <w:rPr>
          <w:sz w:val="24"/>
          <w:szCs w:val="24"/>
        </w:rPr>
        <w:t>bias</w:t>
      </w:r>
      <w:r w:rsidRPr="00E04D64">
        <w:rPr>
          <w:spacing w:val="-5"/>
          <w:sz w:val="24"/>
          <w:szCs w:val="24"/>
        </w:rPr>
        <w:t xml:space="preserve"> </w:t>
      </w:r>
      <w:r w:rsidRPr="00E04D64">
        <w:rPr>
          <w:sz w:val="24"/>
          <w:szCs w:val="24"/>
        </w:rPr>
        <w:t>from</w:t>
      </w:r>
      <w:r w:rsidRPr="00E04D64">
        <w:rPr>
          <w:spacing w:val="-4"/>
          <w:sz w:val="24"/>
          <w:szCs w:val="24"/>
        </w:rPr>
        <w:t xml:space="preserve"> </w:t>
      </w:r>
      <w:r w:rsidRPr="00E04D64">
        <w:rPr>
          <w:sz w:val="24"/>
          <w:szCs w:val="24"/>
        </w:rPr>
        <w:t>joint</w:t>
      </w:r>
      <w:r w:rsidRPr="00E04D64">
        <w:rPr>
          <w:spacing w:val="-5"/>
          <w:sz w:val="24"/>
          <w:szCs w:val="24"/>
        </w:rPr>
        <w:t xml:space="preserve"> </w:t>
      </w:r>
      <w:r w:rsidRPr="00E04D64">
        <w:rPr>
          <w:sz w:val="24"/>
          <w:szCs w:val="24"/>
        </w:rPr>
        <w:t>flexibility,</w:t>
      </w:r>
      <w:r w:rsidRPr="00E04D64">
        <w:rPr>
          <w:spacing w:val="-5"/>
          <w:sz w:val="24"/>
          <w:szCs w:val="24"/>
        </w:rPr>
        <w:t xml:space="preserve"> </w:t>
      </w:r>
      <w:r w:rsidRPr="00E04D64">
        <w:rPr>
          <w:sz w:val="24"/>
          <w:szCs w:val="24"/>
        </w:rPr>
        <w:t>a</w:t>
      </w:r>
      <w:r w:rsidRPr="00E04D64">
        <w:rPr>
          <w:spacing w:val="-4"/>
          <w:sz w:val="24"/>
          <w:szCs w:val="24"/>
        </w:rPr>
        <w:t xml:space="preserve"> </w:t>
      </w:r>
      <w:r w:rsidRPr="00E04D64">
        <w:rPr>
          <w:sz w:val="24"/>
          <w:szCs w:val="24"/>
        </w:rPr>
        <w:t>motion</w:t>
      </w:r>
      <w:r w:rsidRPr="00E04D64">
        <w:rPr>
          <w:spacing w:val="-5"/>
          <w:sz w:val="24"/>
          <w:szCs w:val="24"/>
        </w:rPr>
        <w:t xml:space="preserve"> </w:t>
      </w:r>
      <w:r w:rsidRPr="00E04D64">
        <w:rPr>
          <w:sz w:val="24"/>
          <w:szCs w:val="24"/>
        </w:rPr>
        <w:t>capture</w:t>
      </w:r>
      <w:r w:rsidRPr="00E04D64">
        <w:rPr>
          <w:spacing w:val="-5"/>
          <w:sz w:val="24"/>
          <w:szCs w:val="24"/>
        </w:rPr>
        <w:t xml:space="preserve"> </w:t>
      </w:r>
      <w:r w:rsidRPr="00E04D64">
        <w:rPr>
          <w:sz w:val="24"/>
          <w:szCs w:val="24"/>
        </w:rPr>
        <w:t>system</w:t>
      </w:r>
      <w:r w:rsidRPr="00E04D64">
        <w:rPr>
          <w:spacing w:val="-4"/>
          <w:sz w:val="24"/>
          <w:szCs w:val="24"/>
        </w:rPr>
        <w:t xml:space="preserve"> </w:t>
      </w:r>
      <w:r w:rsidRPr="00E04D64">
        <w:rPr>
          <w:sz w:val="24"/>
          <w:szCs w:val="24"/>
        </w:rPr>
        <w:t>V120</w:t>
      </w:r>
      <w:proofErr w:type="gramStart"/>
      <w:r w:rsidRPr="00E04D64">
        <w:rPr>
          <w:sz w:val="24"/>
          <w:szCs w:val="24"/>
        </w:rPr>
        <w:t>:Trio</w:t>
      </w:r>
      <w:proofErr w:type="gramEnd"/>
      <w:r w:rsidRPr="00E04D64">
        <w:rPr>
          <w:spacing w:val="-5"/>
          <w:sz w:val="24"/>
          <w:szCs w:val="24"/>
        </w:rPr>
        <w:t xml:space="preserve"> </w:t>
      </w:r>
      <w:r w:rsidRPr="00E04D64">
        <w:rPr>
          <w:sz w:val="24"/>
          <w:szCs w:val="24"/>
        </w:rPr>
        <w:t>by</w:t>
      </w:r>
      <w:r w:rsidRPr="00E04D64">
        <w:rPr>
          <w:spacing w:val="-5"/>
          <w:sz w:val="24"/>
          <w:szCs w:val="24"/>
        </w:rPr>
        <w:t xml:space="preserve"> </w:t>
      </w:r>
      <w:proofErr w:type="spellStart"/>
      <w:r w:rsidRPr="00E04D64">
        <w:rPr>
          <w:sz w:val="24"/>
          <w:szCs w:val="24"/>
        </w:rPr>
        <w:t>Optitrack</w:t>
      </w:r>
      <w:proofErr w:type="spellEnd"/>
      <w:r w:rsidRPr="00E04D64">
        <w:rPr>
          <w:sz w:val="24"/>
          <w:szCs w:val="24"/>
        </w:rPr>
        <w:t xml:space="preserve"> measure</w:t>
      </w:r>
      <w:r w:rsidR="00EB2A1E">
        <w:rPr>
          <w:sz w:val="24"/>
          <w:szCs w:val="24"/>
        </w:rPr>
        <w:t>d</w:t>
      </w:r>
      <w:r w:rsidRPr="00E04D64">
        <w:rPr>
          <w:sz w:val="24"/>
          <w:szCs w:val="24"/>
        </w:rPr>
        <w:t xml:space="preserve"> handle position with a </w:t>
      </w:r>
      <w:proofErr w:type="spellStart"/>
      <w:r w:rsidRPr="00E04D64">
        <w:rPr>
          <w:sz w:val="24"/>
          <w:szCs w:val="24"/>
        </w:rPr>
        <w:t>submillimetric</w:t>
      </w:r>
      <w:proofErr w:type="spellEnd"/>
      <w:r w:rsidRPr="00E04D64">
        <w:rPr>
          <w:sz w:val="24"/>
          <w:szCs w:val="24"/>
        </w:rPr>
        <w:t xml:space="preserve"> accuracy at</w:t>
      </w:r>
      <w:r w:rsidRPr="00E04D64">
        <w:rPr>
          <w:spacing w:val="-23"/>
          <w:sz w:val="24"/>
          <w:szCs w:val="24"/>
        </w:rPr>
        <w:t xml:space="preserve"> </w:t>
      </w:r>
      <w:r w:rsidRPr="00E04D64">
        <w:rPr>
          <w:sz w:val="24"/>
          <w:szCs w:val="24"/>
        </w:rPr>
        <w:t xml:space="preserve">120 Hz. This position measurement </w:t>
      </w:r>
      <w:proofErr w:type="gramStart"/>
      <w:r w:rsidRPr="00E04D64">
        <w:rPr>
          <w:sz w:val="24"/>
          <w:szCs w:val="24"/>
        </w:rPr>
        <w:t>was used</w:t>
      </w:r>
      <w:proofErr w:type="gramEnd"/>
      <w:r w:rsidRPr="00E04D64">
        <w:rPr>
          <w:sz w:val="24"/>
          <w:szCs w:val="24"/>
        </w:rPr>
        <w:t xml:space="preserve"> for data analysis. </w:t>
      </w:r>
    </w:p>
    <w:p w14:paraId="3EF60E21" w14:textId="60446166" w:rsidR="00AE3BFE" w:rsidRPr="00877DE4" w:rsidRDefault="00AE3BFE" w:rsidP="00E04D64">
      <w:pPr>
        <w:pStyle w:val="Lgende"/>
        <w:spacing w:line="360" w:lineRule="auto"/>
        <w:jc w:val="center"/>
        <w:rPr>
          <w:sz w:val="28"/>
          <w:szCs w:val="24"/>
        </w:rPr>
      </w:pPr>
      <w:bookmarkStart w:id="5" w:name="_Ref98487521"/>
      <w:r w:rsidRPr="00877DE4">
        <w:rPr>
          <w:i w:val="0"/>
          <w:sz w:val="28"/>
          <w:szCs w:val="24"/>
        </w:rPr>
        <w:t>Figure</w:t>
      </w:r>
      <w:r w:rsidRPr="00877DE4">
        <w:rPr>
          <w:sz w:val="28"/>
          <w:szCs w:val="24"/>
        </w:rPr>
        <w:t xml:space="preserv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1</w:t>
      </w:r>
      <w:r w:rsidR="00027818" w:rsidRPr="00877DE4">
        <w:rPr>
          <w:i w:val="0"/>
          <w:noProof/>
          <w:sz w:val="28"/>
          <w:szCs w:val="24"/>
        </w:rPr>
        <w:fldChar w:fldCharType="end"/>
      </w:r>
      <w:bookmarkEnd w:id="5"/>
      <w:r w:rsidR="00877DE4" w:rsidRPr="00877DE4">
        <w:rPr>
          <w:sz w:val="28"/>
          <w:szCs w:val="24"/>
        </w:rPr>
        <w:t xml:space="preserve"> </w:t>
      </w:r>
      <w:r w:rsidR="000E05A1" w:rsidRPr="000E05A1">
        <w:rPr>
          <w:i w:val="0"/>
          <w:sz w:val="28"/>
          <w:szCs w:val="24"/>
        </w:rPr>
        <w:t>T</w:t>
      </w:r>
      <w:r w:rsidR="00877DE4" w:rsidRPr="000E05A1">
        <w:rPr>
          <w:i w:val="0"/>
          <w:sz w:val="28"/>
          <w:szCs w:val="24"/>
        </w:rPr>
        <w:t>HERE</w:t>
      </w:r>
    </w:p>
    <w:p w14:paraId="42D8C7F9" w14:textId="70720407" w:rsidR="0070663D" w:rsidRPr="00E04D64" w:rsidRDefault="00FD0527" w:rsidP="00E04D64">
      <w:pPr>
        <w:pStyle w:val="Titre2"/>
        <w:spacing w:before="155" w:line="360" w:lineRule="auto"/>
        <w:rPr>
          <w:sz w:val="24"/>
          <w:szCs w:val="24"/>
        </w:rPr>
      </w:pPr>
      <w:r w:rsidRPr="00E04D64">
        <w:rPr>
          <w:sz w:val="24"/>
          <w:szCs w:val="24"/>
        </w:rPr>
        <w:t>Ball</w:t>
      </w:r>
      <w:r w:rsidR="00032B39">
        <w:rPr>
          <w:sz w:val="24"/>
          <w:szCs w:val="24"/>
        </w:rPr>
        <w:t>-</w:t>
      </w:r>
      <w:r w:rsidRPr="00E04D64">
        <w:rPr>
          <w:sz w:val="24"/>
          <w:szCs w:val="24"/>
        </w:rPr>
        <w:t>bouncing task</w:t>
      </w:r>
    </w:p>
    <w:p w14:paraId="79FC0706" w14:textId="030EB5FB" w:rsidR="00AA2904" w:rsidRPr="00E04D64" w:rsidRDefault="004B7B09" w:rsidP="00E04D64">
      <w:pPr>
        <w:pStyle w:val="Corpsdetexte"/>
        <w:spacing w:before="28" w:line="360" w:lineRule="auto"/>
        <w:ind w:left="113" w:right="111"/>
        <w:jc w:val="both"/>
        <w:rPr>
          <w:sz w:val="24"/>
          <w:szCs w:val="24"/>
        </w:rPr>
      </w:pPr>
      <w:r w:rsidRPr="00E04D64">
        <w:rPr>
          <w:sz w:val="24"/>
          <w:szCs w:val="24"/>
        </w:rPr>
        <w:t xml:space="preserve">Participants had to operate the robot handle </w:t>
      </w:r>
      <w:r w:rsidR="0077784E">
        <w:rPr>
          <w:sz w:val="24"/>
          <w:szCs w:val="24"/>
        </w:rPr>
        <w:t xml:space="preserve">in order </w:t>
      </w:r>
      <w:r w:rsidRPr="00E04D64">
        <w:rPr>
          <w:sz w:val="24"/>
          <w:szCs w:val="24"/>
        </w:rPr>
        <w:t xml:space="preserve">to move a paddle in a digital environment where the ball-bouncing task </w:t>
      </w:r>
      <w:proofErr w:type="gramStart"/>
      <w:r w:rsidRPr="00E04D64">
        <w:rPr>
          <w:sz w:val="24"/>
          <w:szCs w:val="24"/>
        </w:rPr>
        <w:t>was simulated</w:t>
      </w:r>
      <w:proofErr w:type="gramEnd"/>
      <w:r w:rsidRPr="00E04D64">
        <w:rPr>
          <w:sz w:val="24"/>
          <w:szCs w:val="24"/>
        </w:rPr>
        <w:t xml:space="preserve">. </w:t>
      </w:r>
      <w:r w:rsidR="0077784E">
        <w:rPr>
          <w:sz w:val="24"/>
          <w:szCs w:val="24"/>
        </w:rPr>
        <w:t>T</w:t>
      </w:r>
      <w:r w:rsidR="0077784E" w:rsidRPr="00E04D64">
        <w:rPr>
          <w:sz w:val="24"/>
          <w:szCs w:val="24"/>
        </w:rPr>
        <w:t xml:space="preserve">he </w:t>
      </w:r>
      <w:r w:rsidR="00157EB5" w:rsidRPr="00E04D64">
        <w:rPr>
          <w:sz w:val="24"/>
          <w:szCs w:val="24"/>
        </w:rPr>
        <w:t>ballistic equation</w:t>
      </w:r>
      <w:r w:rsidR="0077784E">
        <w:rPr>
          <w:sz w:val="24"/>
          <w:szCs w:val="24"/>
        </w:rPr>
        <w:t xml:space="preserve"> determined t</w:t>
      </w:r>
      <w:r w:rsidR="0077784E" w:rsidRPr="00E04D64">
        <w:rPr>
          <w:sz w:val="24"/>
          <w:szCs w:val="24"/>
        </w:rPr>
        <w:t>he ball kinematics</w:t>
      </w:r>
      <w:r w:rsidR="009B1808">
        <w:rPr>
          <w:sz w:val="24"/>
          <w:szCs w:val="24"/>
        </w:rPr>
        <w:t xml:space="preserve"> </w:t>
      </w:r>
      <w:r w:rsidR="00C74C78" w:rsidRPr="00E04D64">
        <w:rPr>
          <w:sz w:val="24"/>
          <w:szCs w:val="24"/>
        </w:rPr>
        <w:t>during free movement</w:t>
      </w:r>
      <w:r w:rsidR="004C5511" w:rsidRPr="00E04D64">
        <w:rPr>
          <w:sz w:val="24"/>
          <w:szCs w:val="24"/>
        </w:rPr>
        <w:t>,</w:t>
      </w:r>
      <w:r w:rsidR="00C74C78" w:rsidRPr="00E04D64">
        <w:rPr>
          <w:sz w:val="24"/>
          <w:szCs w:val="24"/>
        </w:rPr>
        <w:t xml:space="preserve"> and </w:t>
      </w:r>
      <w:r w:rsidR="00157EB5" w:rsidRPr="00E04D64">
        <w:rPr>
          <w:sz w:val="24"/>
          <w:szCs w:val="24"/>
        </w:rPr>
        <w:t>the</w:t>
      </w:r>
      <w:r w:rsidR="00C74C78" w:rsidRPr="00E04D64">
        <w:rPr>
          <w:sz w:val="24"/>
          <w:szCs w:val="24"/>
        </w:rPr>
        <w:t xml:space="preserve"> ball</w:t>
      </w:r>
      <w:r w:rsidR="00157EB5" w:rsidRPr="00E04D64">
        <w:rPr>
          <w:sz w:val="24"/>
          <w:szCs w:val="24"/>
        </w:rPr>
        <w:t xml:space="preserve"> post</w:t>
      </w:r>
      <w:r w:rsidR="00C74C78" w:rsidRPr="00E04D64">
        <w:rPr>
          <w:sz w:val="24"/>
          <w:szCs w:val="24"/>
        </w:rPr>
        <w:t xml:space="preserve">-impact velocity </w:t>
      </w:r>
      <w:r w:rsidR="003D7577" w:rsidRPr="00E04D64">
        <w:rPr>
          <w:sz w:val="24"/>
          <w:szCs w:val="24"/>
        </w:rPr>
        <w:t xml:space="preserve">used </w:t>
      </w:r>
      <w:r w:rsidR="00B053EF" w:rsidRPr="00E04D64">
        <w:rPr>
          <w:sz w:val="24"/>
          <w:szCs w:val="24"/>
        </w:rPr>
        <w:t xml:space="preserve">a restitution coefficient </w:t>
      </w:r>
      <m:oMath>
        <m:r>
          <w:rPr>
            <w:rFonts w:ascii="Cambria Math" w:hAnsi="Cambria Math"/>
            <w:sz w:val="24"/>
            <w:szCs w:val="24"/>
          </w:rPr>
          <m:t>α=0.6</m:t>
        </m:r>
      </m:oMath>
      <w:r w:rsidR="00AA2904" w:rsidRPr="00E04D64">
        <w:rPr>
          <w:sz w:val="24"/>
          <w:szCs w:val="24"/>
        </w:rPr>
        <w:t xml:space="preserve"> to account for energy</w:t>
      </w:r>
      <w:r w:rsidR="003D7577" w:rsidRPr="00E04D64">
        <w:rPr>
          <w:sz w:val="24"/>
          <w:szCs w:val="24"/>
        </w:rPr>
        <w:t xml:space="preserve"> loss,</w:t>
      </w:r>
      <w:r w:rsidR="00157EB5" w:rsidRPr="00E04D64">
        <w:rPr>
          <w:sz w:val="24"/>
          <w:szCs w:val="24"/>
        </w:rPr>
        <w:t xml:space="preserve"> </w:t>
      </w:r>
      <w:r w:rsidR="00C74C78" w:rsidRPr="00E04D64">
        <w:rPr>
          <w:sz w:val="24"/>
          <w:szCs w:val="24"/>
        </w:rPr>
        <w:t xml:space="preserve">as described in </w:t>
      </w:r>
      <w:proofErr w:type="spellStart"/>
      <w:r w:rsidR="00C74C78" w:rsidRPr="00E04D64">
        <w:rPr>
          <w:sz w:val="24"/>
          <w:szCs w:val="24"/>
        </w:rPr>
        <w:t>Fortineau</w:t>
      </w:r>
      <w:proofErr w:type="spellEnd"/>
      <w:r w:rsidR="0077784E">
        <w:rPr>
          <w:sz w:val="24"/>
          <w:szCs w:val="24"/>
        </w:rPr>
        <w:t xml:space="preserve"> et al.</w:t>
      </w:r>
      <w:r w:rsidR="00C74C78" w:rsidRPr="00E04D64">
        <w:rPr>
          <w:sz w:val="24"/>
          <w:szCs w:val="24"/>
        </w:rPr>
        <w:t xml:space="preserve"> </w:t>
      </w:r>
      <w:r w:rsidR="005F547D" w:rsidRPr="00E04D64">
        <w:rPr>
          <w:sz w:val="24"/>
          <w:szCs w:val="24"/>
        </w:rPr>
        <w:fldChar w:fldCharType="begin"/>
      </w:r>
      <w:r w:rsidR="00FD2558">
        <w:rPr>
          <w:sz w:val="24"/>
          <w:szCs w:val="24"/>
        </w:rPr>
        <w:instrText xml:space="preserve"> ADDIN ZOTERO_ITEM CSL_CITATION {"citationID":"HoP44CNa","properties":{"formattedCitation":"(30)","plainCitation":"(30)","noteIndex":0},"citationItems":[{"id":484,"uris":["http://zotero.org/users/5243746/items/MTTN79VI"],"itemData":{"id":484,"type":"paper-conference","abstract":"This paper presents an experimental robotic setup dedicated to human arm endpoint impedance measurement in a cyclic task with physical interactions. Understanding human endpoint impedance adaptation during a cyclic task in interaction with the environment can provide insights for the design of innovative robot controllers for collaborative robotics both in manufacturing and service contexts. The ball bouncing benchmark task, classical in human movement science, is selected here for its simplicity, yet representativeness of hand-eye synchronization and intermittent physical interactions. For a better control over the environmental conditions, the task is performed in a simulated environment, where the paddle is actuated by the human participant by interacting with an admittance-controlled collaborative robotic arm. First experimental feasibility and identification results are presented.","container-title":"2020 IEEE 16th International Conference on Automation Science and Engineering (CASE)","DOI":"10.1109/CASE48305.2020.9217009","event":"2020 IEEE 16th International Conference on Automation Science and Engineering (CASE)","note":"ISSN: 2161-8089","page":"1043-1048","source":"IEEE Xplore","title":"Interactive robotics for human impedance estimation in a rhythmic task","author":[{"family":"Fortineau","given":"V."},{"family":"Makarov","given":"M."},{"family":"Rodriguez-Ayerbe","given":"P."},{"family":"Siegler","given":"I. A."}],"issued":{"date-parts":[["2020",8]]}},"suppress-author":true}],"schema":"https://github.com/citation-style-language/schema/raw/master/csl-citation.json"} </w:instrText>
      </w:r>
      <w:r w:rsidR="005F547D" w:rsidRPr="00E04D64">
        <w:rPr>
          <w:sz w:val="24"/>
          <w:szCs w:val="24"/>
        </w:rPr>
        <w:fldChar w:fldCharType="separate"/>
      </w:r>
      <w:r w:rsidR="00FD2558" w:rsidRPr="00FD2558">
        <w:rPr>
          <w:sz w:val="24"/>
        </w:rPr>
        <w:t>(30)</w:t>
      </w:r>
      <w:r w:rsidR="005F547D" w:rsidRPr="00E04D64">
        <w:rPr>
          <w:sz w:val="24"/>
          <w:szCs w:val="24"/>
        </w:rPr>
        <w:fldChar w:fldCharType="end"/>
      </w:r>
      <w:r w:rsidR="00AA2904" w:rsidRPr="00E04D64">
        <w:rPr>
          <w:sz w:val="24"/>
          <w:szCs w:val="24"/>
        </w:rPr>
        <w:t>.</w:t>
      </w:r>
    </w:p>
    <w:p w14:paraId="6BC157E7" w14:textId="737DD258" w:rsidR="004B7B09" w:rsidRDefault="004B7B09" w:rsidP="00877DE4">
      <w:pPr>
        <w:pStyle w:val="Corpsdetexte"/>
        <w:spacing w:before="28" w:line="360" w:lineRule="auto"/>
        <w:ind w:left="113" w:right="111"/>
        <w:jc w:val="both"/>
        <w:rPr>
          <w:sz w:val="24"/>
          <w:szCs w:val="24"/>
        </w:rPr>
      </w:pPr>
      <w:r w:rsidRPr="00E04D64">
        <w:rPr>
          <w:sz w:val="24"/>
          <w:szCs w:val="24"/>
        </w:rPr>
        <w:t xml:space="preserve">The goal </w:t>
      </w:r>
      <w:r w:rsidR="00AA2904" w:rsidRPr="00E04D64">
        <w:rPr>
          <w:sz w:val="24"/>
          <w:szCs w:val="24"/>
        </w:rPr>
        <w:t xml:space="preserve">of the task </w:t>
      </w:r>
      <w:r w:rsidRPr="00E04D64">
        <w:rPr>
          <w:sz w:val="24"/>
          <w:szCs w:val="24"/>
        </w:rPr>
        <w:t xml:space="preserve">was to </w:t>
      </w:r>
      <w:r w:rsidRPr="00E04D64">
        <w:rPr>
          <w:spacing w:val="-4"/>
          <w:sz w:val="24"/>
          <w:szCs w:val="24"/>
        </w:rPr>
        <w:t xml:space="preserve">match </w:t>
      </w:r>
      <w:r w:rsidRPr="00E04D64">
        <w:rPr>
          <w:sz w:val="24"/>
          <w:szCs w:val="24"/>
        </w:rPr>
        <w:t>the</w:t>
      </w:r>
      <w:r w:rsidRPr="00E04D64">
        <w:rPr>
          <w:spacing w:val="-7"/>
          <w:sz w:val="24"/>
          <w:szCs w:val="24"/>
        </w:rPr>
        <w:t xml:space="preserve"> </w:t>
      </w:r>
      <w:r w:rsidRPr="00E04D64">
        <w:rPr>
          <w:sz w:val="24"/>
          <w:szCs w:val="24"/>
        </w:rPr>
        <w:t>ball</w:t>
      </w:r>
      <w:r w:rsidRPr="00E04D64">
        <w:rPr>
          <w:spacing w:val="-6"/>
          <w:sz w:val="24"/>
          <w:szCs w:val="24"/>
        </w:rPr>
        <w:t xml:space="preserve"> </w:t>
      </w:r>
      <w:r w:rsidRPr="00E04D64">
        <w:rPr>
          <w:sz w:val="24"/>
          <w:szCs w:val="24"/>
        </w:rPr>
        <w:t>apex</w:t>
      </w:r>
      <w:r w:rsidRPr="00E04D64">
        <w:rPr>
          <w:spacing w:val="-7"/>
          <w:sz w:val="24"/>
          <w:szCs w:val="24"/>
        </w:rPr>
        <w:t xml:space="preserve"> </w:t>
      </w:r>
      <w:r w:rsidRPr="00E04D64">
        <w:rPr>
          <w:sz w:val="24"/>
          <w:szCs w:val="24"/>
        </w:rPr>
        <w:t>position</w:t>
      </w:r>
      <w:r w:rsidRPr="00E04D64">
        <w:rPr>
          <w:spacing w:val="-6"/>
          <w:sz w:val="24"/>
          <w:szCs w:val="24"/>
        </w:rPr>
        <w:t xml:space="preserve"> </w:t>
      </w:r>
      <w:r w:rsidRPr="00E04D64">
        <w:rPr>
          <w:sz w:val="24"/>
          <w:szCs w:val="24"/>
        </w:rPr>
        <w:t>with</w:t>
      </w:r>
      <w:r w:rsidRPr="00E04D64">
        <w:rPr>
          <w:spacing w:val="-7"/>
          <w:sz w:val="24"/>
          <w:szCs w:val="24"/>
        </w:rPr>
        <w:t xml:space="preserve"> </w:t>
      </w:r>
      <w:r w:rsidRPr="00E04D64">
        <w:rPr>
          <w:sz w:val="24"/>
          <w:szCs w:val="24"/>
        </w:rPr>
        <w:t>a</w:t>
      </w:r>
      <w:r w:rsidRPr="00E04D64">
        <w:rPr>
          <w:spacing w:val="-6"/>
          <w:sz w:val="24"/>
          <w:szCs w:val="24"/>
        </w:rPr>
        <w:t xml:space="preserve"> </w:t>
      </w:r>
      <w:r w:rsidRPr="00E04D64">
        <w:rPr>
          <w:sz w:val="24"/>
          <w:szCs w:val="24"/>
        </w:rPr>
        <w:t>target</w:t>
      </w:r>
      <w:r w:rsidRPr="00E04D64">
        <w:rPr>
          <w:spacing w:val="-6"/>
          <w:sz w:val="24"/>
          <w:szCs w:val="24"/>
        </w:rPr>
        <w:t xml:space="preserve"> </w:t>
      </w:r>
      <w:proofErr w:type="gramStart"/>
      <w:r w:rsidRPr="00E04D64">
        <w:rPr>
          <w:sz w:val="24"/>
          <w:szCs w:val="24"/>
        </w:rPr>
        <w:t>height</w:t>
      </w:r>
      <w:r w:rsidRPr="00E04D64">
        <w:rPr>
          <w:spacing w:val="-7"/>
          <w:sz w:val="24"/>
          <w:szCs w:val="24"/>
        </w:rPr>
        <w:t xml:space="preserve"> </w:t>
      </w:r>
      <w:proofErr w:type="gramEnd"/>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Pr="00E04D64">
        <w:rPr>
          <w:sz w:val="24"/>
          <w:szCs w:val="24"/>
        </w:rPr>
        <w:t>,</w:t>
      </w:r>
      <w:r w:rsidRPr="00E04D64">
        <w:rPr>
          <w:spacing w:val="-5"/>
          <w:sz w:val="24"/>
          <w:szCs w:val="24"/>
        </w:rPr>
        <w:t xml:space="preserve"> </w:t>
      </w:r>
      <w:r w:rsidRPr="00E04D64">
        <w:rPr>
          <w:sz w:val="24"/>
          <w:szCs w:val="24"/>
        </w:rPr>
        <w:t>kept</w:t>
      </w:r>
      <w:r w:rsidRPr="00E04D64">
        <w:rPr>
          <w:spacing w:val="-7"/>
          <w:sz w:val="24"/>
          <w:szCs w:val="24"/>
        </w:rPr>
        <w:t xml:space="preserve"> </w:t>
      </w:r>
      <w:r w:rsidRPr="00E04D64">
        <w:rPr>
          <w:sz w:val="24"/>
          <w:szCs w:val="24"/>
        </w:rPr>
        <w:t>constant</w:t>
      </w:r>
      <w:r w:rsidRPr="00E04D64">
        <w:rPr>
          <w:spacing w:val="-6"/>
          <w:sz w:val="24"/>
          <w:szCs w:val="24"/>
        </w:rPr>
        <w:t xml:space="preserve"> </w:t>
      </w:r>
      <w:r w:rsidRPr="00E04D64">
        <w:rPr>
          <w:sz w:val="24"/>
          <w:szCs w:val="24"/>
        </w:rPr>
        <w:t>during</w:t>
      </w:r>
      <w:r w:rsidRPr="00E04D64">
        <w:rPr>
          <w:spacing w:val="-7"/>
          <w:sz w:val="24"/>
          <w:szCs w:val="24"/>
        </w:rPr>
        <w:t xml:space="preserve"> </w:t>
      </w:r>
      <w:r w:rsidRPr="00E04D64">
        <w:rPr>
          <w:sz w:val="24"/>
          <w:szCs w:val="24"/>
        </w:rPr>
        <w:t>each trial</w:t>
      </w:r>
      <w:r w:rsidR="00AE3BFE" w:rsidRPr="00E04D64">
        <w:rPr>
          <w:sz w:val="24"/>
          <w:szCs w:val="24"/>
        </w:rPr>
        <w:t xml:space="preserve"> and materialized by a horizontal line</w:t>
      </w:r>
      <w:r w:rsidRPr="00E04D64">
        <w:rPr>
          <w:sz w:val="24"/>
          <w:szCs w:val="24"/>
        </w:rPr>
        <w:t xml:space="preserve">. </w:t>
      </w:r>
      <w:r w:rsidR="004C5511" w:rsidRPr="00E04D64">
        <w:rPr>
          <w:spacing w:val="-8"/>
          <w:sz w:val="24"/>
          <w:szCs w:val="24"/>
        </w:rPr>
        <w:t>A</w:t>
      </w:r>
      <w:r w:rsidR="004C5511" w:rsidRPr="00E04D64">
        <w:rPr>
          <w:sz w:val="24"/>
          <w:szCs w:val="24"/>
        </w:rPr>
        <w:t xml:space="preserve"> score</w:t>
      </w:r>
      <w:r w:rsidR="004C5511" w:rsidRPr="00E04D64">
        <w:rPr>
          <w:spacing w:val="-5"/>
          <w:sz w:val="24"/>
          <w:szCs w:val="24"/>
        </w:rPr>
        <w:t xml:space="preserve"> </w:t>
      </w:r>
      <w:r w:rsidR="004C5511" w:rsidRPr="00E04D64">
        <w:rPr>
          <w:sz w:val="24"/>
          <w:szCs w:val="24"/>
        </w:rPr>
        <w:t>was</w:t>
      </w:r>
      <w:r w:rsidR="004C5511" w:rsidRPr="00E04D64">
        <w:rPr>
          <w:spacing w:val="-5"/>
          <w:sz w:val="24"/>
          <w:szCs w:val="24"/>
        </w:rPr>
        <w:t xml:space="preserve"> </w:t>
      </w:r>
      <w:r w:rsidR="004C5511" w:rsidRPr="00E04D64">
        <w:rPr>
          <w:sz w:val="24"/>
          <w:szCs w:val="24"/>
        </w:rPr>
        <w:t>displayed</w:t>
      </w:r>
      <w:r w:rsidR="004C5511" w:rsidRPr="00E04D64">
        <w:rPr>
          <w:spacing w:val="-4"/>
          <w:sz w:val="24"/>
          <w:szCs w:val="24"/>
        </w:rPr>
        <w:t xml:space="preserve"> </w:t>
      </w:r>
      <w:r w:rsidR="004C5511" w:rsidRPr="00E04D64">
        <w:rPr>
          <w:sz w:val="24"/>
          <w:szCs w:val="24"/>
        </w:rPr>
        <w:t>slightly</w:t>
      </w:r>
      <w:r w:rsidR="004C5511" w:rsidRPr="00E04D64">
        <w:rPr>
          <w:spacing w:val="-5"/>
          <w:sz w:val="24"/>
          <w:szCs w:val="24"/>
        </w:rPr>
        <w:t xml:space="preserve"> </w:t>
      </w:r>
      <w:r w:rsidR="004C5511" w:rsidRPr="00E04D64">
        <w:rPr>
          <w:sz w:val="24"/>
          <w:szCs w:val="24"/>
        </w:rPr>
        <w:t>above</w:t>
      </w:r>
      <w:r w:rsidR="004C5511" w:rsidRPr="00E04D64">
        <w:rPr>
          <w:spacing w:val="-5"/>
          <w:sz w:val="24"/>
          <w:szCs w:val="24"/>
        </w:rPr>
        <w:t xml:space="preserve"> </w:t>
      </w:r>
      <w:r w:rsidR="004C5511" w:rsidRPr="00E04D64">
        <w:rPr>
          <w:sz w:val="24"/>
          <w:szCs w:val="24"/>
        </w:rPr>
        <w:t>the</w:t>
      </w:r>
      <w:r w:rsidR="004C5511" w:rsidRPr="00E04D64">
        <w:rPr>
          <w:spacing w:val="-5"/>
          <w:sz w:val="24"/>
          <w:szCs w:val="24"/>
        </w:rPr>
        <w:t xml:space="preserve"> </w:t>
      </w:r>
      <w:r w:rsidR="004C5511" w:rsidRPr="00E04D64">
        <w:rPr>
          <w:sz w:val="24"/>
          <w:szCs w:val="24"/>
        </w:rPr>
        <w:t>target</w:t>
      </w:r>
      <w:r w:rsidR="004C5511" w:rsidRPr="00E04D64">
        <w:rPr>
          <w:spacing w:val="-5"/>
          <w:sz w:val="24"/>
          <w:szCs w:val="24"/>
        </w:rPr>
        <w:t xml:space="preserve"> </w:t>
      </w:r>
      <w:r w:rsidR="00AE3BFE" w:rsidRPr="00E04D64">
        <w:rPr>
          <w:sz w:val="24"/>
          <w:szCs w:val="24"/>
        </w:rPr>
        <w:t>line</w:t>
      </w:r>
      <w:r w:rsidR="004C5511" w:rsidRPr="00E04D64">
        <w:rPr>
          <w:spacing w:val="-8"/>
          <w:sz w:val="24"/>
          <w:szCs w:val="24"/>
        </w:rPr>
        <w:t xml:space="preserve"> t</w:t>
      </w:r>
      <w:r w:rsidRPr="00E04D64">
        <w:rPr>
          <w:spacing w:val="-8"/>
          <w:sz w:val="24"/>
          <w:szCs w:val="24"/>
        </w:rPr>
        <w:t xml:space="preserve">o </w:t>
      </w:r>
      <w:r w:rsidRPr="00E04D64">
        <w:rPr>
          <w:sz w:val="24"/>
          <w:szCs w:val="24"/>
        </w:rPr>
        <w:t xml:space="preserve">help participants reduce the bouncing error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Pr="00E04D64">
        <w:rPr>
          <w:sz w:val="24"/>
          <w:szCs w:val="24"/>
        </w:rPr>
        <w:t xml:space="preserve"> between the ball center at </w:t>
      </w:r>
      <w:r w:rsidRPr="00E04D64">
        <w:rPr>
          <w:spacing w:val="-5"/>
          <w:sz w:val="24"/>
          <w:szCs w:val="24"/>
        </w:rPr>
        <w:t xml:space="preserve">the </w:t>
      </w:r>
      <w:r w:rsidRPr="00E04D64">
        <w:rPr>
          <w:sz w:val="24"/>
          <w:szCs w:val="24"/>
        </w:rPr>
        <w:t>apex</w:t>
      </w:r>
      <w:r w:rsidRPr="00E04D64">
        <w:rPr>
          <w:spacing w:val="-4"/>
          <w:sz w:val="24"/>
          <w:szCs w:val="24"/>
        </w:rPr>
        <w:t xml:space="preserve"> </w:t>
      </w:r>
      <w:proofErr w:type="gramStart"/>
      <w:r w:rsidRPr="00E04D64">
        <w:rPr>
          <w:sz w:val="24"/>
          <w:szCs w:val="24"/>
        </w:rPr>
        <w:t>and</w:t>
      </w:r>
      <w:r w:rsidRPr="00E04D64">
        <w:rPr>
          <w:spacing w:val="-5"/>
          <w:sz w:val="24"/>
          <w:szCs w:val="24"/>
        </w:rPr>
        <w:t xml:space="preserve"> </w:t>
      </w:r>
      <w:proofErr w:type="gramEnd"/>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Pr="00E04D64">
        <w:rPr>
          <w:sz w:val="24"/>
          <w:szCs w:val="24"/>
        </w:rPr>
        <w:t>.</w:t>
      </w:r>
      <w:r w:rsidRPr="00E04D64">
        <w:rPr>
          <w:spacing w:val="8"/>
          <w:sz w:val="24"/>
          <w:szCs w:val="24"/>
        </w:rPr>
        <w:t xml:space="preserve"> </w:t>
      </w:r>
      <w:r w:rsidRPr="00E04D64">
        <w:rPr>
          <w:sz w:val="24"/>
          <w:szCs w:val="24"/>
        </w:rPr>
        <w:t>Participants</w:t>
      </w:r>
      <w:r w:rsidRPr="00E04D64">
        <w:rPr>
          <w:spacing w:val="-5"/>
          <w:sz w:val="24"/>
          <w:szCs w:val="24"/>
        </w:rPr>
        <w:t xml:space="preserve"> </w:t>
      </w:r>
      <w:proofErr w:type="gramStart"/>
      <w:r w:rsidRPr="00E04D64">
        <w:rPr>
          <w:sz w:val="24"/>
          <w:szCs w:val="24"/>
        </w:rPr>
        <w:t>were</w:t>
      </w:r>
      <w:r w:rsidRPr="00E04D64">
        <w:rPr>
          <w:spacing w:val="-5"/>
          <w:sz w:val="24"/>
          <w:szCs w:val="24"/>
        </w:rPr>
        <w:t xml:space="preserve"> </w:t>
      </w:r>
      <w:r w:rsidRPr="00E04D64">
        <w:rPr>
          <w:sz w:val="24"/>
          <w:szCs w:val="24"/>
        </w:rPr>
        <w:t>instructed</w:t>
      </w:r>
      <w:proofErr w:type="gramEnd"/>
      <w:r w:rsidRPr="00E04D64">
        <w:rPr>
          <w:sz w:val="24"/>
          <w:szCs w:val="24"/>
        </w:rPr>
        <w:t xml:space="preserve"> to try to maintain a constant ball impact position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k</m:t>
            </m:r>
          </m:sub>
        </m:sSub>
      </m:oMath>
      <w:r w:rsidRPr="00E04D64">
        <w:rPr>
          <w:sz w:val="24"/>
          <w:szCs w:val="24"/>
        </w:rPr>
        <w:t xml:space="preserve"> during trials. During both experiences, the robot introduced perturbations timed from the ball impacts on the simulated paddle at three possible cyclic</w:t>
      </w:r>
      <w:r w:rsidRPr="00E04D64">
        <w:rPr>
          <w:spacing w:val="-10"/>
          <w:sz w:val="24"/>
          <w:szCs w:val="24"/>
        </w:rPr>
        <w:t xml:space="preserve"> </w:t>
      </w:r>
      <w:r w:rsidRPr="00E04D64">
        <w:rPr>
          <w:sz w:val="24"/>
          <w:szCs w:val="24"/>
        </w:rPr>
        <w:t>phases:</w:t>
      </w:r>
      <w:r w:rsidRPr="00E04D64">
        <w:rPr>
          <w:spacing w:val="-9"/>
          <w:sz w:val="24"/>
          <w:szCs w:val="24"/>
        </w:rPr>
        <w:t xml:space="preserve"> </w:t>
      </w:r>
      <w:r w:rsidR="001C3461" w:rsidRPr="00E04D64">
        <w:rPr>
          <w:spacing w:val="-9"/>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oMath>
      <w:r w:rsidRPr="00E04D64">
        <w:rPr>
          <w:spacing w:val="-10"/>
          <w:sz w:val="24"/>
          <w:szCs w:val="24"/>
        </w:rPr>
        <w:t xml:space="preserve"> </w:t>
      </w:r>
      <w:r w:rsidRPr="00E04D64">
        <w:rPr>
          <w:sz w:val="24"/>
          <w:szCs w:val="24"/>
        </w:rPr>
        <w:t>after</w:t>
      </w:r>
      <w:r w:rsidRPr="00E04D64">
        <w:rPr>
          <w:spacing w:val="-9"/>
          <w:sz w:val="24"/>
          <w:szCs w:val="24"/>
        </w:rPr>
        <w:t xml:space="preserve"> </w:t>
      </w:r>
      <w:r w:rsidRPr="00E04D64">
        <w:rPr>
          <w:sz w:val="24"/>
          <w:szCs w:val="24"/>
        </w:rPr>
        <w:t>the</w:t>
      </w:r>
      <w:r w:rsidRPr="00E04D64">
        <w:rPr>
          <w:spacing w:val="-8"/>
          <w:sz w:val="24"/>
          <w:szCs w:val="24"/>
        </w:rPr>
        <w:t xml:space="preserve"> </w:t>
      </w:r>
      <w:r w:rsidRPr="00E04D64">
        <w:rPr>
          <w:sz w:val="24"/>
          <w:szCs w:val="24"/>
        </w:rPr>
        <w:t>ball</w:t>
      </w:r>
      <w:r w:rsidRPr="00E04D64">
        <w:rPr>
          <w:spacing w:val="-9"/>
          <w:sz w:val="24"/>
          <w:szCs w:val="24"/>
        </w:rPr>
        <w:t xml:space="preserve"> </w:t>
      </w:r>
      <w:r w:rsidRPr="00E04D64">
        <w:rPr>
          <w:sz w:val="24"/>
          <w:szCs w:val="24"/>
        </w:rPr>
        <w:t>impact,</w:t>
      </w:r>
      <w:r w:rsidRPr="00E04D64">
        <w:rPr>
          <w:spacing w:val="-9"/>
          <w:sz w:val="24"/>
          <w:szCs w:val="24"/>
        </w:rPr>
        <w:t xml:space="preserve"> </w:t>
      </w:r>
      <m:oMath>
        <m:r>
          <w:rPr>
            <w:rFonts w:ascii="Cambria Math" w:hAnsi="Cambria Math"/>
            <w:spacing w:val="-9"/>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oMath>
      <w:r w:rsidRPr="00E04D64">
        <w:rPr>
          <w:spacing w:val="-9"/>
          <w:sz w:val="24"/>
          <w:szCs w:val="24"/>
        </w:rPr>
        <w:t xml:space="preserve"> </w:t>
      </w:r>
      <w:r w:rsidRPr="00E04D64">
        <w:rPr>
          <w:sz w:val="24"/>
          <w:szCs w:val="24"/>
        </w:rPr>
        <w:t>during</w:t>
      </w:r>
      <w:r w:rsidRPr="00E04D64">
        <w:rPr>
          <w:spacing w:val="-9"/>
          <w:sz w:val="24"/>
          <w:szCs w:val="24"/>
        </w:rPr>
        <w:t xml:space="preserve"> </w:t>
      </w:r>
      <w:r w:rsidRPr="00E04D64">
        <w:rPr>
          <w:sz w:val="24"/>
          <w:szCs w:val="24"/>
        </w:rPr>
        <w:t>the</w:t>
      </w:r>
      <w:r w:rsidRPr="00E04D64">
        <w:rPr>
          <w:spacing w:val="-8"/>
          <w:sz w:val="24"/>
          <w:szCs w:val="24"/>
        </w:rPr>
        <w:t xml:space="preserve"> </w:t>
      </w:r>
      <w:r w:rsidRPr="00E04D64">
        <w:rPr>
          <w:sz w:val="24"/>
          <w:szCs w:val="24"/>
        </w:rPr>
        <w:t>decreasing</w:t>
      </w:r>
      <w:r w:rsidRPr="00E04D64">
        <w:rPr>
          <w:spacing w:val="-9"/>
          <w:sz w:val="24"/>
          <w:szCs w:val="24"/>
        </w:rPr>
        <w:t xml:space="preserve"> </w:t>
      </w:r>
      <w:r w:rsidR="001C3461" w:rsidRPr="00E04D64">
        <w:rPr>
          <w:sz w:val="24"/>
          <w:szCs w:val="24"/>
        </w:rPr>
        <w:t>phase of the paddle</w:t>
      </w:r>
      <w:r w:rsidR="009B0722" w:rsidRPr="00E04D64">
        <w:rPr>
          <w:sz w:val="24"/>
          <w:szCs w:val="24"/>
        </w:rPr>
        <w:t>,</w:t>
      </w:r>
      <w:r w:rsidR="001C3461" w:rsidRPr="00E04D64">
        <w:rPr>
          <w:sz w:val="24"/>
          <w:szCs w:val="24"/>
        </w:rPr>
        <w:t xml:space="preserve"> and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r>
          <w:rPr>
            <w:rFonts w:ascii="Cambria Math" w:hAnsi="Cambria Math"/>
            <w:sz w:val="24"/>
            <w:szCs w:val="24"/>
          </w:rPr>
          <m:t>)</m:t>
        </m:r>
      </m:oMath>
      <w:r w:rsidRPr="00E04D64">
        <w:rPr>
          <w:sz w:val="24"/>
          <w:szCs w:val="24"/>
        </w:rPr>
        <w:t xml:space="preserve"> before the </w:t>
      </w:r>
      <w:r w:rsidR="00D97169" w:rsidRPr="00D97169">
        <w:rPr>
          <w:sz w:val="24"/>
          <w:szCs w:val="24"/>
        </w:rPr>
        <w:t>subsequent</w:t>
      </w:r>
      <w:r w:rsidR="00D97169">
        <w:rPr>
          <w:sz w:val="24"/>
          <w:szCs w:val="24"/>
        </w:rPr>
        <w:t xml:space="preserve"> </w:t>
      </w:r>
      <w:r w:rsidRPr="00E04D64">
        <w:rPr>
          <w:sz w:val="24"/>
          <w:szCs w:val="24"/>
        </w:rPr>
        <w:t xml:space="preserve">ball impact </w:t>
      </w:r>
      <w:r w:rsidR="001C3461" w:rsidRPr="00E04D64">
        <w:rPr>
          <w:sz w:val="24"/>
          <w:szCs w:val="24"/>
        </w:rPr>
        <w:t>near</w:t>
      </w:r>
      <w:r w:rsidRPr="00E04D64">
        <w:rPr>
          <w:sz w:val="24"/>
          <w:szCs w:val="24"/>
        </w:rPr>
        <w:t xml:space="preserve"> the lowest </w:t>
      </w:r>
      <w:r w:rsidR="001C3461" w:rsidRPr="00E04D64">
        <w:rPr>
          <w:sz w:val="24"/>
          <w:szCs w:val="24"/>
        </w:rPr>
        <w:t>position</w:t>
      </w:r>
      <w:r w:rsidRPr="00E04D64">
        <w:rPr>
          <w:sz w:val="24"/>
          <w:szCs w:val="24"/>
        </w:rPr>
        <w:t xml:space="preserve">. </w:t>
      </w:r>
      <w:r w:rsidRPr="00E04D64">
        <w:rPr>
          <w:spacing w:val="-3"/>
          <w:sz w:val="24"/>
          <w:szCs w:val="24"/>
        </w:rPr>
        <w:t xml:space="preserve">These </w:t>
      </w:r>
      <w:r w:rsidRPr="00E04D64">
        <w:rPr>
          <w:sz w:val="24"/>
          <w:szCs w:val="24"/>
        </w:rPr>
        <w:t xml:space="preserve">phases </w:t>
      </w:r>
      <w:proofErr w:type="gramStart"/>
      <w:r w:rsidRPr="00E04D64">
        <w:rPr>
          <w:sz w:val="24"/>
          <w:szCs w:val="24"/>
        </w:rPr>
        <w:t>are shown</w:t>
      </w:r>
      <w:proofErr w:type="gramEnd"/>
      <w:r w:rsidRPr="00E04D64">
        <w:rPr>
          <w:sz w:val="24"/>
          <w:szCs w:val="24"/>
        </w:rPr>
        <w:t xml:space="preserve"> </w:t>
      </w:r>
      <w:r w:rsidR="00B170EA" w:rsidRPr="00E04D64">
        <w:rPr>
          <w:sz w:val="24"/>
          <w:szCs w:val="24"/>
        </w:rPr>
        <w:t>in</w:t>
      </w:r>
      <w:r w:rsidR="00257D0E" w:rsidRPr="00E04D64">
        <w:rPr>
          <w:sz w:val="24"/>
          <w:szCs w:val="24"/>
        </w:rPr>
        <w:t xml:space="preserve"> </w:t>
      </w:r>
      <w:r w:rsidR="00257D0E" w:rsidRPr="00E04D64">
        <w:rPr>
          <w:sz w:val="24"/>
          <w:szCs w:val="24"/>
        </w:rPr>
        <w:fldChar w:fldCharType="begin"/>
      </w:r>
      <w:r w:rsidR="00257D0E" w:rsidRPr="00E04D64">
        <w:rPr>
          <w:sz w:val="24"/>
          <w:szCs w:val="24"/>
        </w:rPr>
        <w:instrText xml:space="preserve"> REF _Ref98487208 \h </w:instrText>
      </w:r>
      <w:r w:rsidR="00E04D64">
        <w:rPr>
          <w:sz w:val="24"/>
          <w:szCs w:val="24"/>
        </w:rPr>
        <w:instrText xml:space="preserve"> \* MERGEFORMAT </w:instrText>
      </w:r>
      <w:r w:rsidR="00257D0E" w:rsidRPr="00E04D64">
        <w:rPr>
          <w:sz w:val="24"/>
          <w:szCs w:val="24"/>
        </w:rPr>
      </w:r>
      <w:r w:rsidR="00257D0E" w:rsidRPr="00E04D64">
        <w:rPr>
          <w:sz w:val="24"/>
          <w:szCs w:val="24"/>
        </w:rPr>
        <w:fldChar w:fldCharType="separate"/>
      </w:r>
      <w:r w:rsidR="002C0722" w:rsidRPr="002C0722">
        <w:rPr>
          <w:sz w:val="24"/>
          <w:szCs w:val="24"/>
        </w:rPr>
        <w:t xml:space="preserve">Figure </w:t>
      </w:r>
      <w:r w:rsidR="002C0722" w:rsidRPr="002C0722">
        <w:rPr>
          <w:noProof/>
          <w:sz w:val="24"/>
          <w:szCs w:val="24"/>
        </w:rPr>
        <w:t>2</w:t>
      </w:r>
      <w:r w:rsidR="00257D0E" w:rsidRPr="00E04D64">
        <w:rPr>
          <w:sz w:val="24"/>
          <w:szCs w:val="24"/>
        </w:rPr>
        <w:fldChar w:fldCharType="end"/>
      </w:r>
      <w:r w:rsidRPr="00E04D64">
        <w:rPr>
          <w:sz w:val="24"/>
          <w:szCs w:val="24"/>
        </w:rPr>
        <w:t xml:space="preserve">. Perturbations were randomly spaced between </w:t>
      </w:r>
      <w:proofErr w:type="gramStart"/>
      <w:r w:rsidRPr="00E04D64">
        <w:rPr>
          <w:sz w:val="24"/>
          <w:szCs w:val="24"/>
        </w:rPr>
        <w:t>2</w:t>
      </w:r>
      <w:proofErr w:type="gramEnd"/>
      <w:r w:rsidRPr="00E04D64">
        <w:rPr>
          <w:sz w:val="24"/>
          <w:szCs w:val="24"/>
        </w:rPr>
        <w:t xml:space="preserve"> and</w:t>
      </w:r>
      <w:r w:rsidRPr="00E04D64">
        <w:rPr>
          <w:spacing w:val="-22"/>
          <w:sz w:val="24"/>
          <w:szCs w:val="24"/>
        </w:rPr>
        <w:t xml:space="preserve"> </w:t>
      </w:r>
      <w:r w:rsidRPr="00E04D64">
        <w:rPr>
          <w:sz w:val="24"/>
          <w:szCs w:val="24"/>
        </w:rPr>
        <w:t>5</w:t>
      </w:r>
      <w:r w:rsidR="006C0210" w:rsidRPr="00E04D64">
        <w:rPr>
          <w:sz w:val="24"/>
          <w:szCs w:val="24"/>
        </w:rPr>
        <w:t xml:space="preserve"> </w:t>
      </w:r>
      <w:r w:rsidRPr="00E04D64">
        <w:rPr>
          <w:sz w:val="24"/>
          <w:szCs w:val="24"/>
        </w:rPr>
        <w:t>s.</w:t>
      </w:r>
    </w:p>
    <w:p w14:paraId="29BFE272" w14:textId="77777777" w:rsidR="00877DE4" w:rsidRPr="00E04D64" w:rsidRDefault="00877DE4" w:rsidP="00877DE4">
      <w:pPr>
        <w:pStyle w:val="Corpsdetexte"/>
        <w:spacing w:before="28" w:line="360" w:lineRule="auto"/>
        <w:ind w:left="113" w:right="111"/>
        <w:jc w:val="both"/>
        <w:rPr>
          <w:sz w:val="24"/>
          <w:szCs w:val="24"/>
        </w:rPr>
      </w:pPr>
    </w:p>
    <w:p w14:paraId="735635F8" w14:textId="4826638F" w:rsidR="004B7B09" w:rsidRPr="00877DE4" w:rsidRDefault="00257D0E" w:rsidP="00E04D64">
      <w:pPr>
        <w:pStyle w:val="Lgende"/>
        <w:spacing w:line="360" w:lineRule="auto"/>
        <w:jc w:val="center"/>
        <w:rPr>
          <w:i w:val="0"/>
          <w:sz w:val="28"/>
          <w:szCs w:val="28"/>
        </w:rPr>
      </w:pPr>
      <w:bookmarkStart w:id="6" w:name="_Ref98487208"/>
      <w:r w:rsidRPr="00877DE4">
        <w:rPr>
          <w:i w:val="0"/>
          <w:sz w:val="28"/>
          <w:szCs w:val="28"/>
        </w:rPr>
        <w:t xml:space="preserve">Figure </w:t>
      </w:r>
      <w:r w:rsidR="00027818" w:rsidRPr="00877DE4">
        <w:rPr>
          <w:i w:val="0"/>
          <w:sz w:val="28"/>
          <w:szCs w:val="28"/>
        </w:rPr>
        <w:fldChar w:fldCharType="begin"/>
      </w:r>
      <w:r w:rsidR="00027818" w:rsidRPr="00877DE4">
        <w:rPr>
          <w:i w:val="0"/>
          <w:sz w:val="28"/>
          <w:szCs w:val="28"/>
        </w:rPr>
        <w:instrText xml:space="preserve"> SEQ Figure \* ARABIC </w:instrText>
      </w:r>
      <w:r w:rsidR="00027818" w:rsidRPr="00877DE4">
        <w:rPr>
          <w:i w:val="0"/>
          <w:sz w:val="28"/>
          <w:szCs w:val="28"/>
        </w:rPr>
        <w:fldChar w:fldCharType="separate"/>
      </w:r>
      <w:r w:rsidR="002C0722">
        <w:rPr>
          <w:i w:val="0"/>
          <w:noProof/>
          <w:sz w:val="28"/>
          <w:szCs w:val="28"/>
        </w:rPr>
        <w:t>2</w:t>
      </w:r>
      <w:r w:rsidR="00027818" w:rsidRPr="00877DE4">
        <w:rPr>
          <w:i w:val="0"/>
          <w:noProof/>
          <w:sz w:val="28"/>
          <w:szCs w:val="28"/>
        </w:rPr>
        <w:fldChar w:fldCharType="end"/>
      </w:r>
      <w:bookmarkEnd w:id="6"/>
      <w:r w:rsidR="00877DE4">
        <w:rPr>
          <w:i w:val="0"/>
          <w:noProof/>
          <w:sz w:val="28"/>
          <w:szCs w:val="28"/>
        </w:rPr>
        <w:t xml:space="preserve"> </w:t>
      </w:r>
      <w:r w:rsidR="000E05A1">
        <w:rPr>
          <w:i w:val="0"/>
          <w:noProof/>
          <w:sz w:val="28"/>
          <w:szCs w:val="28"/>
        </w:rPr>
        <w:t>T</w:t>
      </w:r>
      <w:r w:rsidR="00877DE4">
        <w:rPr>
          <w:i w:val="0"/>
          <w:noProof/>
          <w:sz w:val="28"/>
          <w:szCs w:val="28"/>
        </w:rPr>
        <w:t>HERE</w:t>
      </w:r>
    </w:p>
    <w:p w14:paraId="247D64AD" w14:textId="77777777" w:rsidR="0074316B" w:rsidRDefault="0074316B" w:rsidP="00E04D64">
      <w:pPr>
        <w:pStyle w:val="Titre3"/>
        <w:spacing w:line="360" w:lineRule="auto"/>
        <w:rPr>
          <w:sz w:val="24"/>
          <w:szCs w:val="24"/>
        </w:rPr>
      </w:pPr>
    </w:p>
    <w:p w14:paraId="7EA573E9" w14:textId="0280DBD0" w:rsidR="008063DF" w:rsidRPr="00E04D64" w:rsidRDefault="008063DF" w:rsidP="00E04D64">
      <w:pPr>
        <w:pStyle w:val="Titre3"/>
        <w:spacing w:line="360" w:lineRule="auto"/>
        <w:rPr>
          <w:sz w:val="24"/>
          <w:szCs w:val="24"/>
        </w:rPr>
      </w:pPr>
      <w:r w:rsidRPr="00E04D64">
        <w:rPr>
          <w:sz w:val="24"/>
          <w:szCs w:val="24"/>
        </w:rPr>
        <w:t>Haptic feedback &amp; Perturbations</w:t>
      </w:r>
    </w:p>
    <w:p w14:paraId="15D7857D" w14:textId="21BEAEE5" w:rsidR="00F31104" w:rsidRPr="00E04D64" w:rsidRDefault="00F44962" w:rsidP="00E04D64">
      <w:pPr>
        <w:pStyle w:val="Corpsdetexte"/>
        <w:spacing w:before="95" w:line="360" w:lineRule="auto"/>
        <w:ind w:left="142"/>
        <w:jc w:val="both"/>
        <w:rPr>
          <w:sz w:val="24"/>
          <w:szCs w:val="24"/>
        </w:rPr>
      </w:pPr>
      <w:r w:rsidRPr="00E04D64">
        <w:rPr>
          <w:sz w:val="24"/>
          <w:szCs w:val="24"/>
        </w:rPr>
        <w:t xml:space="preserve">The </w:t>
      </w:r>
      <w:proofErr w:type="gramStart"/>
      <w:r w:rsidR="000D2F71" w:rsidRPr="00E04D64">
        <w:rPr>
          <w:sz w:val="24"/>
          <w:szCs w:val="24"/>
        </w:rPr>
        <w:t>robot admittance</w:t>
      </w:r>
      <w:r w:rsidR="00170845" w:rsidRPr="00E04D64">
        <w:rPr>
          <w:sz w:val="24"/>
          <w:szCs w:val="24"/>
        </w:rPr>
        <w:t xml:space="preserve"> </w:t>
      </w:r>
      <w:r w:rsidR="000D2F71" w:rsidRPr="00E04D64">
        <w:rPr>
          <w:sz w:val="24"/>
          <w:szCs w:val="24"/>
        </w:rPr>
        <w:t xml:space="preserve">control </w:t>
      </w:r>
      <w:r w:rsidR="00170845" w:rsidRPr="00E04D64">
        <w:rPr>
          <w:sz w:val="24"/>
          <w:szCs w:val="24"/>
        </w:rPr>
        <w:t>loop</w:t>
      </w:r>
      <w:proofErr w:type="gramEnd"/>
      <w:r w:rsidR="00170845" w:rsidRPr="00E04D64">
        <w:rPr>
          <w:sz w:val="24"/>
          <w:szCs w:val="24"/>
        </w:rPr>
        <w:t xml:space="preserve"> </w:t>
      </w:r>
      <w:r w:rsidR="000D2F71" w:rsidRPr="00E04D64">
        <w:rPr>
          <w:sz w:val="24"/>
          <w:szCs w:val="24"/>
        </w:rPr>
        <w:t xml:space="preserve">was </w:t>
      </w:r>
      <w:r w:rsidR="00170845" w:rsidRPr="00E04D64">
        <w:rPr>
          <w:sz w:val="24"/>
          <w:szCs w:val="24"/>
        </w:rPr>
        <w:t>interrupted</w:t>
      </w:r>
      <w:r w:rsidR="000D2F71" w:rsidRPr="00E04D64">
        <w:rPr>
          <w:sz w:val="24"/>
          <w:szCs w:val="24"/>
        </w:rPr>
        <w:t xml:space="preserve"> for 30 </w:t>
      </w:r>
      <w:proofErr w:type="spellStart"/>
      <w:r w:rsidR="000D2F71" w:rsidRPr="00E04D64">
        <w:rPr>
          <w:sz w:val="24"/>
          <w:szCs w:val="24"/>
        </w:rPr>
        <w:t>ms</w:t>
      </w:r>
      <w:proofErr w:type="spellEnd"/>
      <w:r w:rsidRPr="00E04D64">
        <w:rPr>
          <w:sz w:val="24"/>
          <w:szCs w:val="24"/>
        </w:rPr>
        <w:t>,</w:t>
      </w:r>
      <w:r w:rsidR="000D2F71" w:rsidRPr="00E04D64">
        <w:rPr>
          <w:sz w:val="24"/>
          <w:szCs w:val="24"/>
        </w:rPr>
        <w:t xml:space="preserve"> and a force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oMath>
      <w:r w:rsidR="000D2F71" w:rsidRPr="00E04D64">
        <w:rPr>
          <w:sz w:val="24"/>
          <w:szCs w:val="24"/>
        </w:rPr>
        <w:t xml:space="preserve"> along the vertical axis was introduced using </w:t>
      </w:r>
      <w:r w:rsidR="00806470" w:rsidRPr="00E04D64">
        <w:rPr>
          <w:sz w:val="24"/>
          <w:szCs w:val="24"/>
        </w:rPr>
        <w:t xml:space="preserve">only the </w:t>
      </w:r>
      <w:r w:rsidR="000D2F71" w:rsidRPr="00E04D64">
        <w:rPr>
          <w:sz w:val="24"/>
          <w:szCs w:val="24"/>
        </w:rPr>
        <w:t>torque control</w:t>
      </w:r>
      <w:r w:rsidR="00806470" w:rsidRPr="00E04D64">
        <w:rPr>
          <w:sz w:val="24"/>
          <w:szCs w:val="24"/>
        </w:rPr>
        <w:t xml:space="preserve"> loop</w:t>
      </w:r>
      <w:r w:rsidR="00A762DF" w:rsidRPr="00E04D64">
        <w:rPr>
          <w:sz w:val="24"/>
          <w:szCs w:val="24"/>
        </w:rPr>
        <w:t xml:space="preserve">, with a constant </w:t>
      </w:r>
      <w:proofErr w:type="spellStart"/>
      <w:r w:rsidR="00A762DF" w:rsidRPr="00E04D64">
        <w:rPr>
          <w:sz w:val="24"/>
          <w:szCs w:val="24"/>
        </w:rPr>
        <w:t>setpoint</w:t>
      </w:r>
      <w:proofErr w:type="spellEnd"/>
      <w:r w:rsidRPr="00E04D64">
        <w:rPr>
          <w:sz w:val="24"/>
          <w:szCs w:val="24"/>
        </w:rPr>
        <w:t xml:space="preserve"> to simulate ball impacts</w:t>
      </w:r>
      <w:r w:rsidR="000D2F71" w:rsidRPr="00E04D64">
        <w:rPr>
          <w:sz w:val="24"/>
          <w:szCs w:val="24"/>
        </w:rPr>
        <w:t xml:space="preserve">. The equation </w:t>
      </w:r>
      <w:r w:rsidR="00931599" w:rsidRPr="00E04D64">
        <w:rPr>
          <w:sz w:val="24"/>
          <w:szCs w:val="24"/>
        </w:rPr>
        <w:fldChar w:fldCharType="begin"/>
      </w:r>
      <w:r w:rsidR="00931599" w:rsidRPr="00E04D64">
        <w:rPr>
          <w:sz w:val="24"/>
          <w:szCs w:val="24"/>
        </w:rPr>
        <w:instrText xml:space="preserve"> REF _Ref99477003 \h </w:instrText>
      </w:r>
      <w:r w:rsidR="00E04D64">
        <w:rPr>
          <w:sz w:val="24"/>
          <w:szCs w:val="24"/>
        </w:rPr>
        <w:instrText xml:space="preserve"> \* MERGEFORMAT </w:instrText>
      </w:r>
      <w:r w:rsidR="00931599" w:rsidRPr="00E04D64">
        <w:rPr>
          <w:sz w:val="24"/>
          <w:szCs w:val="24"/>
        </w:rPr>
      </w:r>
      <w:r w:rsidR="00931599" w:rsidRPr="00E04D64">
        <w:rPr>
          <w:sz w:val="24"/>
          <w:szCs w:val="24"/>
        </w:rPr>
        <w:fldChar w:fldCharType="separate"/>
      </w:r>
      <w:r w:rsidR="002C0722" w:rsidRPr="00E04D64">
        <w:rPr>
          <w:sz w:val="24"/>
          <w:szCs w:val="24"/>
        </w:rPr>
        <w:t>(</w:t>
      </w:r>
      <w:r w:rsidR="002C0722">
        <w:rPr>
          <w:noProof/>
          <w:sz w:val="24"/>
          <w:szCs w:val="24"/>
        </w:rPr>
        <w:t>1</w:t>
      </w:r>
      <w:r w:rsidR="00931599" w:rsidRPr="00E04D64">
        <w:rPr>
          <w:sz w:val="24"/>
          <w:szCs w:val="24"/>
        </w:rPr>
        <w:fldChar w:fldCharType="end"/>
      </w:r>
      <w:r w:rsidR="00931599" w:rsidRPr="00E04D64">
        <w:rPr>
          <w:sz w:val="24"/>
          <w:szCs w:val="24"/>
        </w:rPr>
        <w:t>)</w:t>
      </w:r>
      <w:r w:rsidR="000D2F71" w:rsidRPr="00E04D64">
        <w:rPr>
          <w:sz w:val="24"/>
          <w:szCs w:val="24"/>
        </w:rPr>
        <w:t xml:space="preserve"> adapted from Kawazoe </w:t>
      </w:r>
      <w:r w:rsidR="006D3043" w:rsidRPr="00E04D64">
        <w:rPr>
          <w:sz w:val="24"/>
          <w:szCs w:val="24"/>
        </w:rPr>
        <w:fldChar w:fldCharType="begin"/>
      </w:r>
      <w:r w:rsidR="00FD2558">
        <w:rPr>
          <w:sz w:val="24"/>
          <w:szCs w:val="24"/>
        </w:rPr>
        <w:instrText xml:space="preserve"> ADDIN ZOTERO_ITEM CSL_CITATION {"citationID":"0kcpQiuZ","properties":{"formattedCitation":"(34)","plainCitation":"(34)","noteIndex":0},"citationItems":[{"id":475,"uris":["http://zotero.org/users/5243746/items/D3Z3HFKM"],"itemData":{"id":475,"type":"article-journal","abstract":"This paper has investigated the physical properties of a racket and has derived the contact forces, contact time, coefficient of restitution, and deformations during impact between a ball and racket. Furthermore, it has predicted the power or post- impact ball velocity with a forehand groundstroke. It is based on the experimental identification of the dynamics of racket-arm system and the approximate nonlinear impact analysis with a simple forehand stroke swing model. The predicted results could explain the mechanism of impact between a ball and a racket with different physical properties. It enables us to predict the various factors associated with impact and performance of the various racket.","container-title":"The Proceedings of the Asian Conference on Multibody Dynamics","DOI":"10.1299/jsmeacmd.2002.286","page":"286-293","source":"J-Stage","title":"Dynamics of the Ball-Racket Impact in Tennis : Contact Force, Contact Time, Coefficient of Restitution, and Deformation","title-short":"T-3-4-3 Dynamics of the Ball-Racket Impact in Tennis","volume":"2002","author":[{"family":"Kawazoe","given":"Yoshihiko"}],"issued":{"date-parts":[["2002"]]}},"suppress-author":true}],"schema":"https://github.com/citation-style-language/schema/raw/master/csl-citation.json"} </w:instrText>
      </w:r>
      <w:r w:rsidR="006D3043" w:rsidRPr="00E04D64">
        <w:rPr>
          <w:sz w:val="24"/>
          <w:szCs w:val="24"/>
        </w:rPr>
        <w:fldChar w:fldCharType="separate"/>
      </w:r>
      <w:r w:rsidR="00FD2558" w:rsidRPr="00FD2558">
        <w:rPr>
          <w:sz w:val="24"/>
        </w:rPr>
        <w:t>(34)</w:t>
      </w:r>
      <w:r w:rsidR="006D3043" w:rsidRPr="00E04D64">
        <w:rPr>
          <w:sz w:val="24"/>
          <w:szCs w:val="24"/>
        </w:rPr>
        <w:fldChar w:fldCharType="end"/>
      </w:r>
      <w:r w:rsidR="0077784E">
        <w:rPr>
          <w:sz w:val="24"/>
          <w:szCs w:val="24"/>
        </w:rPr>
        <w:t xml:space="preserve"> determined the </w:t>
      </w:r>
      <w:r w:rsidR="0077784E" w:rsidRPr="00E04D64">
        <w:rPr>
          <w:sz w:val="24"/>
          <w:szCs w:val="24"/>
        </w:rPr>
        <w:t>magnitude of the force</w:t>
      </w:r>
      <w:r w:rsidR="000D2F71" w:rsidRPr="00E04D64">
        <w:rPr>
          <w:sz w:val="24"/>
          <w:szCs w:val="24"/>
        </w:rPr>
        <w:t xml:space="preserve">, with </w:t>
      </w:r>
      <m:oMath>
        <m:r>
          <w:rPr>
            <w:rFonts w:ascii="Cambria Math" w:hAnsi="Cambria Math"/>
            <w:sz w:val="24"/>
            <w:szCs w:val="24"/>
          </w:rPr>
          <m:t>b</m:t>
        </m:r>
      </m:oMath>
      <w:r w:rsidR="000D2F71" w:rsidRPr="00E04D64">
        <w:rPr>
          <w:sz w:val="24"/>
          <w:szCs w:val="24"/>
        </w:rPr>
        <w:t xml:space="preserve"> and </w:t>
      </w:r>
      <m:oMath>
        <m:r>
          <w:rPr>
            <w:rFonts w:ascii="Cambria Math" w:hAnsi="Cambria Math"/>
            <w:sz w:val="24"/>
            <w:szCs w:val="24"/>
          </w:rPr>
          <m:t>p</m:t>
        </m:r>
      </m:oMath>
      <w:r w:rsidR="005A118C" w:rsidRPr="00E04D64">
        <w:rPr>
          <w:sz w:val="24"/>
          <w:szCs w:val="24"/>
        </w:rPr>
        <w:t xml:space="preserve"> indicating</w:t>
      </w:r>
      <w:r w:rsidR="000D2F71" w:rsidRPr="00E04D64">
        <w:rPr>
          <w:sz w:val="24"/>
          <w:szCs w:val="24"/>
        </w:rPr>
        <w:t xml:space="preserve"> either the ball or the paddle, </w:t>
      </w:r>
      <m:oMath>
        <m:r>
          <w:rPr>
            <w:rFonts w:ascii="Cambria Math" w:hAnsi="Cambria Math"/>
            <w:sz w:val="24"/>
            <w:szCs w:val="24"/>
          </w:rPr>
          <m:t>v</m:t>
        </m:r>
      </m:oMath>
      <w:r w:rsidR="000D2F71" w:rsidRPr="00E04D64">
        <w:rPr>
          <w:sz w:val="24"/>
          <w:szCs w:val="24"/>
        </w:rPr>
        <w:t xml:space="preserve"> the velocity r</w:t>
      </w:r>
      <w:proofErr w:type="spellStart"/>
      <w:r w:rsidR="000D2F71" w:rsidRPr="00E04D64">
        <w:rPr>
          <w:sz w:val="24"/>
          <w:szCs w:val="24"/>
        </w:rPr>
        <w:t>ight</w:t>
      </w:r>
      <w:proofErr w:type="spellEnd"/>
      <w:r w:rsidR="000D2F71" w:rsidRPr="00E04D64">
        <w:rPr>
          <w:sz w:val="24"/>
          <w:szCs w:val="24"/>
        </w:rPr>
        <w:t xml:space="preserve"> before the impact</w:t>
      </w:r>
      <w:r w:rsidR="00A762DF" w:rsidRPr="00E04D64">
        <w:rPr>
          <w:sz w:val="24"/>
          <w:szCs w:val="24"/>
        </w:rPr>
        <w:t xml:space="preserve"> </w:t>
      </w:r>
      <m:oMath>
        <m:r>
          <w:rPr>
            <w:rFonts w:ascii="Cambria Math" w:hAnsi="Cambria Math"/>
            <w:sz w:val="24"/>
            <w:szCs w:val="24"/>
          </w:rPr>
          <m:t>k</m:t>
        </m:r>
      </m:oMath>
      <w:r w:rsidR="000D2F71" w:rsidRPr="00E04D64">
        <w:rPr>
          <w:sz w:val="24"/>
          <w:szCs w:val="24"/>
        </w:rPr>
        <w:t xml:space="preserve">, </w:t>
      </w:r>
      <m:oMath>
        <m:r>
          <w:rPr>
            <w:rFonts w:ascii="Cambria Math" w:hAnsi="Cambria Math"/>
            <w:sz w:val="24"/>
            <w:szCs w:val="24"/>
          </w:rPr>
          <m:t>m</m:t>
        </m:r>
      </m:oMath>
      <w:r w:rsidR="000D2F71" w:rsidRPr="00E04D64">
        <w:rPr>
          <w:sz w:val="24"/>
          <w:szCs w:val="24"/>
        </w:rPr>
        <w:t xml:space="preserve"> the mass</w:t>
      </w:r>
      <w:r w:rsidR="00AA1378" w:rsidRPr="00E04D64">
        <w:rPr>
          <w:sz w:val="24"/>
          <w:szCs w:val="24"/>
        </w:rPr>
        <w:t>,</w:t>
      </w:r>
      <w:r w:rsidR="000D2F71" w:rsidRPr="00E04D64">
        <w:rPr>
          <w:sz w:val="24"/>
          <w:szCs w:val="24"/>
        </w:rPr>
        <w:t xml:space="preserve"> and  </w:t>
      </w:r>
      <m:oMath>
        <m:acc>
          <m:accPr>
            <m:ctrlPr>
              <w:rPr>
                <w:rFonts w:ascii="Cambria Math" w:hAnsi="Cambria Math"/>
                <w:i/>
                <w:sz w:val="24"/>
                <w:szCs w:val="24"/>
              </w:rPr>
            </m:ctrlPr>
          </m:accPr>
          <m:e>
            <m:r>
              <w:rPr>
                <w:rFonts w:ascii="Cambria Math" w:hAnsi="Cambria Math"/>
                <w:sz w:val="24"/>
                <w:szCs w:val="24"/>
              </w:rPr>
              <m:t>K</m:t>
            </m:r>
          </m:e>
        </m:acc>
        <m:r>
          <w:rPr>
            <w:rFonts w:ascii="Cambria Math" w:hAnsi="Cambria Math"/>
            <w:sz w:val="24"/>
            <w:szCs w:val="24"/>
          </w:rPr>
          <m:t>=650</m:t>
        </m:r>
      </m:oMath>
      <w:r w:rsidR="000D2F71" w:rsidRPr="00E04D64">
        <w:rPr>
          <w:sz w:val="24"/>
          <w:szCs w:val="24"/>
        </w:rPr>
        <w:t xml:space="preserve"> an estimated coupled stiffness between the arm and the ball.</w:t>
      </w:r>
    </w:p>
    <w:tbl>
      <w:tblPr>
        <w:tblStyle w:val="Grilledutableau"/>
        <w:tblW w:w="5000" w:type="pct"/>
        <w:jc w:val="center"/>
        <w:tblLook w:val="04A0" w:firstRow="1" w:lastRow="0" w:firstColumn="1" w:lastColumn="0" w:noHBand="0" w:noVBand="1"/>
      </w:tblPr>
      <w:tblGrid>
        <w:gridCol w:w="690"/>
        <w:gridCol w:w="8486"/>
        <w:gridCol w:w="691"/>
      </w:tblGrid>
      <w:tr w:rsidR="0098070D" w:rsidRPr="00E04D64" w14:paraId="7764916B" w14:textId="77777777" w:rsidTr="00F31104">
        <w:trPr>
          <w:jc w:val="center"/>
        </w:trPr>
        <w:tc>
          <w:tcPr>
            <w:tcW w:w="350" w:type="pct"/>
            <w:tcBorders>
              <w:top w:val="nil"/>
              <w:left w:val="nil"/>
              <w:bottom w:val="nil"/>
              <w:right w:val="nil"/>
            </w:tcBorders>
          </w:tcPr>
          <w:p w14:paraId="18388F51" w14:textId="77777777" w:rsidR="0098070D" w:rsidRPr="00E04D64" w:rsidRDefault="0098070D" w:rsidP="00E04D64">
            <w:pPr>
              <w:pStyle w:val="Corpsdetexte"/>
              <w:spacing w:before="95" w:line="360" w:lineRule="auto"/>
              <w:rPr>
                <w:sz w:val="24"/>
                <w:szCs w:val="24"/>
              </w:rPr>
            </w:pPr>
          </w:p>
        </w:tc>
        <w:tc>
          <w:tcPr>
            <w:tcW w:w="4300" w:type="pct"/>
            <w:tcBorders>
              <w:top w:val="nil"/>
              <w:left w:val="nil"/>
              <w:bottom w:val="nil"/>
              <w:right w:val="nil"/>
            </w:tcBorders>
          </w:tcPr>
          <w:p w14:paraId="4CDED152" w14:textId="39EC2FD6" w:rsidR="0098070D" w:rsidRPr="00E04D64" w:rsidRDefault="00C876D5" w:rsidP="00E04D64">
            <w:pPr>
              <w:pStyle w:val="Corpsdetexte"/>
              <w:spacing w:before="95" w:line="360" w:lineRule="auto"/>
              <w:ind w:left="142"/>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k</m:t>
                        </m:r>
                      </m:e>
                    </m:d>
                  </m:e>
                </m:d>
                <m:d>
                  <m:dPr>
                    <m:ctrlPr>
                      <w:rPr>
                        <w:rFonts w:ascii="Cambria Math" w:hAnsi="Cambria Math"/>
                        <w:i/>
                        <w:sz w:val="24"/>
                        <w:szCs w:val="24"/>
                      </w:rPr>
                    </m:ctrlPr>
                  </m:dPr>
                  <m:e>
                    <m:r>
                      <w:rPr>
                        <w:rFonts w:ascii="Cambria Math" w:hAnsi="Cambria Math"/>
                        <w:sz w:val="24"/>
                        <w:szCs w:val="24"/>
                      </w:rPr>
                      <m:t>1+α</m:t>
                    </m:r>
                  </m:e>
                </m:d>
                <m:f>
                  <m:fPr>
                    <m:ctrlPr>
                      <w:rPr>
                        <w:rFonts w:ascii="Cambria Math" w:hAnsi="Cambria Math"/>
                        <w:i/>
                        <w:sz w:val="24"/>
                        <w:szCs w:val="24"/>
                      </w:rPr>
                    </m:ctrlPr>
                  </m:fPr>
                  <m:num>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m:t>
                            </m:r>
                          </m:sub>
                        </m:sSub>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K</m:t>
                            </m:r>
                          </m:e>
                        </m:acc>
                      </m:e>
                    </m:rad>
                  </m:num>
                  <m:den>
                    <m:r>
                      <w:rPr>
                        <w:rFonts w:ascii="Cambria Math" w:hAnsi="Cambria Math"/>
                        <w:sz w:val="24"/>
                        <w:szCs w:val="24"/>
                      </w:rPr>
                      <m:t>π</m:t>
                    </m:r>
                    <m:rad>
                      <m:radPr>
                        <m:degHide m:val="1"/>
                        <m:ctrlPr>
                          <w:rPr>
                            <w:rFonts w:ascii="Cambria Math" w:hAnsi="Cambria Math"/>
                            <w:i/>
                            <w:sz w:val="24"/>
                            <w:szCs w:val="24"/>
                          </w:rPr>
                        </m:ctrlPr>
                      </m:radPr>
                      <m:deg/>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m:t>
                                </m:r>
                              </m:sub>
                            </m:sSub>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p</m:t>
                                </m:r>
                              </m:sub>
                            </m:sSub>
                          </m:den>
                        </m:f>
                      </m:e>
                    </m:rad>
                  </m:den>
                </m:f>
              </m:oMath>
            </m:oMathPara>
          </w:p>
        </w:tc>
        <w:tc>
          <w:tcPr>
            <w:tcW w:w="350" w:type="pct"/>
            <w:tcBorders>
              <w:top w:val="nil"/>
              <w:left w:val="nil"/>
              <w:bottom w:val="nil"/>
              <w:right w:val="nil"/>
            </w:tcBorders>
            <w:vAlign w:val="center"/>
          </w:tcPr>
          <w:p w14:paraId="1B1107CA" w14:textId="3DD347FF" w:rsidR="0098070D" w:rsidRPr="00E04D64" w:rsidRDefault="00F31104" w:rsidP="00E04D64">
            <w:pPr>
              <w:pStyle w:val="Corpsdetexte"/>
              <w:spacing w:before="95" w:line="360" w:lineRule="auto"/>
              <w:jc w:val="center"/>
              <w:rPr>
                <w:sz w:val="24"/>
                <w:szCs w:val="24"/>
              </w:rPr>
            </w:pPr>
            <w:bookmarkStart w:id="7" w:name="_Ref99477003"/>
            <w:r w:rsidRPr="00E04D64">
              <w:rPr>
                <w:sz w:val="24"/>
                <w:szCs w:val="24"/>
              </w:rPr>
              <w:t>(</w:t>
            </w:r>
            <w:r w:rsidR="00E04D64" w:rsidRPr="00E04D64">
              <w:rPr>
                <w:noProof/>
                <w:sz w:val="24"/>
                <w:szCs w:val="24"/>
              </w:rPr>
              <w:fldChar w:fldCharType="begin"/>
            </w:r>
            <w:r w:rsidR="00E04D64" w:rsidRPr="00E04D64">
              <w:rPr>
                <w:noProof/>
                <w:sz w:val="24"/>
                <w:szCs w:val="24"/>
              </w:rPr>
              <w:instrText xml:space="preserve"> SEQ Equation \* ARABIC </w:instrText>
            </w:r>
            <w:r w:rsidR="00E04D64" w:rsidRPr="00E04D64">
              <w:rPr>
                <w:noProof/>
                <w:sz w:val="24"/>
                <w:szCs w:val="24"/>
              </w:rPr>
              <w:fldChar w:fldCharType="separate"/>
            </w:r>
            <w:r w:rsidR="002C0722">
              <w:rPr>
                <w:noProof/>
                <w:sz w:val="24"/>
                <w:szCs w:val="24"/>
              </w:rPr>
              <w:t>1</w:t>
            </w:r>
            <w:r w:rsidR="00E04D64" w:rsidRPr="00E04D64">
              <w:rPr>
                <w:noProof/>
                <w:sz w:val="24"/>
                <w:szCs w:val="24"/>
              </w:rPr>
              <w:fldChar w:fldCharType="end"/>
            </w:r>
            <w:bookmarkEnd w:id="7"/>
            <w:r w:rsidRPr="00E04D64">
              <w:rPr>
                <w:sz w:val="24"/>
                <w:szCs w:val="24"/>
              </w:rPr>
              <w:t>)</w:t>
            </w:r>
          </w:p>
        </w:tc>
      </w:tr>
    </w:tbl>
    <w:p w14:paraId="246E0EE0" w14:textId="43D945C6" w:rsidR="00B713A0" w:rsidRPr="00E04D64" w:rsidRDefault="00A762DF" w:rsidP="00AD368E">
      <w:pPr>
        <w:pStyle w:val="Corpsdetexte"/>
        <w:spacing w:before="95" w:line="360" w:lineRule="auto"/>
        <w:ind w:left="142"/>
        <w:jc w:val="both"/>
        <w:rPr>
          <w:sz w:val="24"/>
          <w:szCs w:val="24"/>
        </w:rPr>
      </w:pPr>
      <w:r w:rsidRPr="00E04D64">
        <w:rPr>
          <w:sz w:val="24"/>
          <w:szCs w:val="24"/>
        </w:rPr>
        <w:t>Pertur</w:t>
      </w:r>
      <w:r w:rsidR="00F26BDE" w:rsidRPr="00E04D64">
        <w:rPr>
          <w:sz w:val="24"/>
          <w:szCs w:val="24"/>
        </w:rPr>
        <w:t xml:space="preserve">bations </w:t>
      </w:r>
      <w:proofErr w:type="gramStart"/>
      <w:r w:rsidR="00F26BDE" w:rsidRPr="00E04D64">
        <w:rPr>
          <w:sz w:val="24"/>
          <w:szCs w:val="24"/>
        </w:rPr>
        <w:t>were introduced</w:t>
      </w:r>
      <w:proofErr w:type="gramEnd"/>
      <w:r w:rsidR="00F26BDE" w:rsidRPr="00E04D64">
        <w:rPr>
          <w:sz w:val="24"/>
          <w:szCs w:val="24"/>
        </w:rPr>
        <w:t xml:space="preserve"> through</w:t>
      </w:r>
      <w:r w:rsidR="00D8652E">
        <w:rPr>
          <w:sz w:val="24"/>
          <w:szCs w:val="24"/>
        </w:rPr>
        <w:t xml:space="preserve"> the same pathway in </w:t>
      </w:r>
      <w:r w:rsidR="00D8652E" w:rsidRPr="00D8652E">
        <w:rPr>
          <w:sz w:val="24"/>
          <w:szCs w:val="24"/>
        </w:rPr>
        <w:t>stochastic directions</w:t>
      </w:r>
      <w:r w:rsidRPr="00E04D64">
        <w:rPr>
          <w:sz w:val="24"/>
          <w:szCs w:val="24"/>
        </w:rPr>
        <w:t xml:space="preserve">. </w:t>
      </w:r>
      <w:r w:rsidR="0077784E" w:rsidRPr="00E04D64">
        <w:rPr>
          <w:sz w:val="24"/>
          <w:szCs w:val="24"/>
        </w:rPr>
        <w:fldChar w:fldCharType="begin"/>
      </w:r>
      <w:r w:rsidR="0077784E" w:rsidRPr="00E04D64">
        <w:rPr>
          <w:sz w:val="24"/>
          <w:szCs w:val="24"/>
        </w:rPr>
        <w:instrText xml:space="preserve"> REF _Ref98487288 \h </w:instrText>
      </w:r>
      <w:r w:rsidR="0077784E">
        <w:rPr>
          <w:sz w:val="24"/>
          <w:szCs w:val="24"/>
        </w:rPr>
        <w:instrText xml:space="preserve"> \* MERGEFORMAT </w:instrText>
      </w:r>
      <w:r w:rsidR="0077784E" w:rsidRPr="00E04D64">
        <w:rPr>
          <w:sz w:val="24"/>
          <w:szCs w:val="24"/>
        </w:rPr>
      </w:r>
      <w:r w:rsidR="0077784E" w:rsidRPr="00E04D64">
        <w:rPr>
          <w:sz w:val="24"/>
          <w:szCs w:val="24"/>
        </w:rPr>
        <w:fldChar w:fldCharType="separate"/>
      </w:r>
      <w:r w:rsidR="0077784E" w:rsidRPr="002C0722">
        <w:rPr>
          <w:sz w:val="24"/>
          <w:szCs w:val="24"/>
        </w:rPr>
        <w:t xml:space="preserve">Figure </w:t>
      </w:r>
      <w:r w:rsidR="0077784E" w:rsidRPr="002C0722">
        <w:rPr>
          <w:noProof/>
          <w:sz w:val="24"/>
          <w:szCs w:val="24"/>
        </w:rPr>
        <w:t>3</w:t>
      </w:r>
      <w:r w:rsidR="0077784E" w:rsidRPr="00E04D64">
        <w:rPr>
          <w:sz w:val="24"/>
          <w:szCs w:val="24"/>
        </w:rPr>
        <w:fldChar w:fldCharType="end"/>
      </w:r>
      <w:r w:rsidR="0077784E">
        <w:rPr>
          <w:sz w:val="24"/>
          <w:szCs w:val="24"/>
        </w:rPr>
        <w:t xml:space="preserve"> shows a</w:t>
      </w:r>
      <w:r w:rsidRPr="00E04D64">
        <w:rPr>
          <w:sz w:val="24"/>
          <w:szCs w:val="24"/>
        </w:rPr>
        <w:t xml:space="preserve">n example of </w:t>
      </w:r>
      <w:r w:rsidR="00F23F0D" w:rsidRPr="00E04D64">
        <w:rPr>
          <w:sz w:val="24"/>
          <w:szCs w:val="24"/>
        </w:rPr>
        <w:t>two</w:t>
      </w:r>
      <w:r w:rsidRPr="00E04D64">
        <w:rPr>
          <w:sz w:val="24"/>
          <w:szCs w:val="24"/>
        </w:rPr>
        <w:t xml:space="preserve"> resulting </w:t>
      </w:r>
      <w:r w:rsidR="00172479" w:rsidRPr="00E04D64">
        <w:rPr>
          <w:sz w:val="24"/>
          <w:szCs w:val="24"/>
        </w:rPr>
        <w:t xml:space="preserve">endpoint </w:t>
      </w:r>
      <w:r w:rsidRPr="00E04D64">
        <w:rPr>
          <w:sz w:val="24"/>
          <w:szCs w:val="24"/>
        </w:rPr>
        <w:t>force perturbation</w:t>
      </w:r>
      <w:r w:rsidR="00F23F0D" w:rsidRPr="00E04D64">
        <w:rPr>
          <w:sz w:val="24"/>
          <w:szCs w:val="24"/>
        </w:rPr>
        <w:t>s</w:t>
      </w:r>
      <w:r w:rsidRPr="00E04D64">
        <w:rPr>
          <w:sz w:val="24"/>
          <w:szCs w:val="24"/>
        </w:rPr>
        <w:t>.</w:t>
      </w:r>
      <w:r w:rsidR="001A2DD1" w:rsidRPr="00E04D64">
        <w:rPr>
          <w:sz w:val="24"/>
          <w:szCs w:val="24"/>
        </w:rPr>
        <w:t xml:space="preserve"> </w:t>
      </w:r>
      <w:r w:rsidR="004C1CD3" w:rsidRPr="00E04D64">
        <w:rPr>
          <w:sz w:val="24"/>
          <w:szCs w:val="24"/>
        </w:rPr>
        <w:t xml:space="preserve">The peak value </w:t>
      </w:r>
      <w:proofErr w:type="gramStart"/>
      <w:r w:rsidR="004C1CD3" w:rsidRPr="00E04D64">
        <w:rPr>
          <w:sz w:val="24"/>
          <w:szCs w:val="24"/>
        </w:rPr>
        <w:t>is reached</w:t>
      </w:r>
      <w:proofErr w:type="gramEnd"/>
      <w:r w:rsidR="004C1CD3" w:rsidRPr="00E04D64">
        <w:rPr>
          <w:sz w:val="24"/>
          <w:szCs w:val="24"/>
        </w:rPr>
        <w:t xml:space="preserve"> approximately 30 </w:t>
      </w:r>
      <w:proofErr w:type="spellStart"/>
      <w:r w:rsidR="004C1CD3" w:rsidRPr="00E04D64">
        <w:rPr>
          <w:sz w:val="24"/>
          <w:szCs w:val="24"/>
        </w:rPr>
        <w:t>ms</w:t>
      </w:r>
      <w:proofErr w:type="spellEnd"/>
      <w:r w:rsidR="004C1CD3" w:rsidRPr="00E04D64">
        <w:rPr>
          <w:sz w:val="24"/>
          <w:szCs w:val="24"/>
        </w:rPr>
        <w:t xml:space="preserve"> after the onset of the torque control, and </w:t>
      </w:r>
      <w:r w:rsidR="001A2DD1" w:rsidRPr="00E04D64">
        <w:rPr>
          <w:sz w:val="24"/>
          <w:szCs w:val="24"/>
        </w:rPr>
        <w:t>the next front last</w:t>
      </w:r>
      <w:r w:rsidR="00F26BDE" w:rsidRPr="00E04D64">
        <w:rPr>
          <w:sz w:val="24"/>
          <w:szCs w:val="24"/>
        </w:rPr>
        <w:t>s</w:t>
      </w:r>
      <w:r w:rsidR="001A2DD1" w:rsidRPr="00E04D64">
        <w:rPr>
          <w:sz w:val="24"/>
          <w:szCs w:val="24"/>
        </w:rPr>
        <w:t xml:space="preserve"> less than 30 </w:t>
      </w:r>
      <w:proofErr w:type="spellStart"/>
      <w:r w:rsidR="001A2DD1" w:rsidRPr="00E04D64">
        <w:rPr>
          <w:sz w:val="24"/>
          <w:szCs w:val="24"/>
        </w:rPr>
        <w:t>ms</w:t>
      </w:r>
      <w:proofErr w:type="spellEnd"/>
      <w:r w:rsidR="001A2DD1" w:rsidRPr="00E04D64">
        <w:rPr>
          <w:sz w:val="24"/>
          <w:szCs w:val="24"/>
        </w:rPr>
        <w:t xml:space="preserve"> afterward.</w:t>
      </w:r>
      <w:r w:rsidR="00F23F0D" w:rsidRPr="00E04D64">
        <w:rPr>
          <w:sz w:val="24"/>
          <w:szCs w:val="24"/>
        </w:rPr>
        <w:t xml:space="preserve"> The total duration of </w:t>
      </w:r>
      <w:r w:rsidR="00441AD5" w:rsidRPr="00E04D64">
        <w:rPr>
          <w:sz w:val="24"/>
          <w:szCs w:val="24"/>
        </w:rPr>
        <w:t>a</w:t>
      </w:r>
      <w:r w:rsidR="00F23F0D" w:rsidRPr="00E04D64">
        <w:rPr>
          <w:sz w:val="24"/>
          <w:szCs w:val="24"/>
        </w:rPr>
        <w:t xml:space="preserve"> perturbation is therefore below 60 </w:t>
      </w:r>
      <w:proofErr w:type="spellStart"/>
      <w:r w:rsidR="00F23F0D" w:rsidRPr="00E04D64">
        <w:rPr>
          <w:sz w:val="24"/>
          <w:szCs w:val="24"/>
        </w:rPr>
        <w:t>ms.</w:t>
      </w:r>
      <w:proofErr w:type="spellEnd"/>
    </w:p>
    <w:p w14:paraId="46DBCDEB" w14:textId="6F301AA9" w:rsidR="00A762DF" w:rsidRPr="00877DE4" w:rsidRDefault="00257D0E" w:rsidP="00E04D64">
      <w:pPr>
        <w:pStyle w:val="Lgende"/>
        <w:spacing w:line="360" w:lineRule="auto"/>
        <w:jc w:val="center"/>
        <w:rPr>
          <w:i w:val="0"/>
          <w:color w:val="FF0000"/>
          <w:sz w:val="28"/>
          <w:szCs w:val="24"/>
        </w:rPr>
      </w:pPr>
      <w:bookmarkStart w:id="8" w:name="_Ref98487288"/>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3</w:t>
      </w:r>
      <w:r w:rsidR="00027818" w:rsidRPr="00877DE4">
        <w:rPr>
          <w:i w:val="0"/>
          <w:noProof/>
          <w:sz w:val="28"/>
          <w:szCs w:val="24"/>
        </w:rPr>
        <w:fldChar w:fldCharType="end"/>
      </w:r>
      <w:bookmarkEnd w:id="8"/>
      <w:r w:rsidR="00877DE4" w:rsidRPr="00877DE4">
        <w:rPr>
          <w:i w:val="0"/>
          <w:sz w:val="28"/>
          <w:szCs w:val="24"/>
        </w:rPr>
        <w:t xml:space="preserve"> </w:t>
      </w:r>
      <w:r w:rsidR="001A7B88">
        <w:rPr>
          <w:i w:val="0"/>
          <w:sz w:val="28"/>
          <w:szCs w:val="24"/>
        </w:rPr>
        <w:t>T</w:t>
      </w:r>
      <w:r w:rsidR="00877DE4" w:rsidRPr="00877DE4">
        <w:rPr>
          <w:i w:val="0"/>
          <w:sz w:val="28"/>
          <w:szCs w:val="24"/>
        </w:rPr>
        <w:t>HERE</w:t>
      </w:r>
    </w:p>
    <w:p w14:paraId="0682AC44" w14:textId="2902585D" w:rsidR="00FE2A64" w:rsidRPr="00E04D64" w:rsidRDefault="00EA7E52" w:rsidP="00E04D64">
      <w:pPr>
        <w:pStyle w:val="Titre2"/>
        <w:spacing w:before="155" w:line="360" w:lineRule="auto"/>
        <w:rPr>
          <w:sz w:val="24"/>
          <w:szCs w:val="24"/>
        </w:rPr>
      </w:pPr>
      <w:r w:rsidRPr="00E04D64">
        <w:rPr>
          <w:sz w:val="24"/>
          <w:szCs w:val="24"/>
        </w:rPr>
        <w:t>Mechanical impedance mode</w:t>
      </w:r>
      <w:r w:rsidR="00FE2A64" w:rsidRPr="00E04D64">
        <w:rPr>
          <w:sz w:val="24"/>
          <w:szCs w:val="24"/>
        </w:rPr>
        <w:t>ling</w:t>
      </w:r>
    </w:p>
    <w:p w14:paraId="63F0D402" w14:textId="6FA9BF5D" w:rsidR="001A7B88" w:rsidRDefault="001A7B88" w:rsidP="00E04D64">
      <w:pPr>
        <w:pStyle w:val="Corpsdetexte"/>
        <w:spacing w:before="95" w:line="360" w:lineRule="auto"/>
        <w:ind w:left="142"/>
        <w:jc w:val="both"/>
        <w:rPr>
          <w:ins w:id="9" w:author="Auto" w:date="2022-04-07T09:45:00Z"/>
          <w:sz w:val="24"/>
          <w:szCs w:val="24"/>
        </w:rPr>
      </w:pPr>
      <w:r>
        <w:rPr>
          <w:sz w:val="24"/>
          <w:szCs w:val="24"/>
        </w:rPr>
        <w:t>E</w:t>
      </w:r>
      <w:r w:rsidRPr="00E04D64">
        <w:rPr>
          <w:sz w:val="24"/>
          <w:szCs w:val="24"/>
        </w:rPr>
        <w:t xml:space="preserve">quation </w:t>
      </w:r>
      <w:r w:rsidRPr="00E04D64">
        <w:rPr>
          <w:sz w:val="24"/>
          <w:szCs w:val="24"/>
        </w:rPr>
        <w:fldChar w:fldCharType="begin"/>
      </w:r>
      <w:r w:rsidRPr="00E04D64">
        <w:rPr>
          <w:sz w:val="24"/>
          <w:szCs w:val="24"/>
        </w:rPr>
        <w:instrText xml:space="preserve"> REF _Ref99477028 \h </w:instrText>
      </w:r>
      <w:r>
        <w:rPr>
          <w:sz w:val="24"/>
          <w:szCs w:val="24"/>
        </w:rPr>
        <w:instrText xml:space="preserve"> \* MERGEFORMAT </w:instrText>
      </w:r>
      <w:r w:rsidRPr="00E04D64">
        <w:rPr>
          <w:sz w:val="24"/>
          <w:szCs w:val="24"/>
        </w:rPr>
      </w:r>
      <w:r w:rsidRPr="00E04D64">
        <w:rPr>
          <w:sz w:val="24"/>
          <w:szCs w:val="24"/>
        </w:rPr>
        <w:fldChar w:fldCharType="separate"/>
      </w:r>
      <w:r w:rsidRPr="00E04D64">
        <w:rPr>
          <w:sz w:val="24"/>
          <w:szCs w:val="24"/>
        </w:rPr>
        <w:t>(</w:t>
      </w:r>
      <w:r>
        <w:rPr>
          <w:noProof/>
          <w:sz w:val="24"/>
          <w:szCs w:val="24"/>
        </w:rPr>
        <w:t>2</w:t>
      </w:r>
      <w:r w:rsidRPr="00E04D64">
        <w:rPr>
          <w:sz w:val="24"/>
          <w:szCs w:val="24"/>
        </w:rPr>
        <w:fldChar w:fldCharType="end"/>
      </w:r>
      <w:r w:rsidRPr="00E04D64">
        <w:rPr>
          <w:sz w:val="24"/>
          <w:szCs w:val="24"/>
        </w:rPr>
        <w:t>)</w:t>
      </w:r>
      <w:r>
        <w:rPr>
          <w:sz w:val="24"/>
          <w:szCs w:val="24"/>
        </w:rPr>
        <w:t xml:space="preserve"> shows the well-known</w:t>
      </w:r>
      <w:r w:rsidR="003E74D7" w:rsidRPr="00E04D64">
        <w:rPr>
          <w:sz w:val="24"/>
          <w:szCs w:val="24"/>
        </w:rPr>
        <w:t xml:space="preserve"> KBM model used</w:t>
      </w:r>
      <w:r>
        <w:rPr>
          <w:sz w:val="24"/>
          <w:szCs w:val="24"/>
        </w:rPr>
        <w:t xml:space="preserve"> in this study</w:t>
      </w:r>
      <w:r w:rsidR="003E74D7" w:rsidRPr="00E04D64">
        <w:rPr>
          <w:sz w:val="24"/>
          <w:szCs w:val="24"/>
        </w:rPr>
        <w:t>.</w:t>
      </w:r>
    </w:p>
    <w:tbl>
      <w:tblPr>
        <w:tblStyle w:val="Grilledutableau"/>
        <w:tblpPr w:leftFromText="141" w:rightFromText="141" w:vertAnchor="text" w:horzAnchor="margin" w:tblpY="8"/>
        <w:tblW w:w="5000" w:type="pct"/>
        <w:tblLook w:val="04A0" w:firstRow="1" w:lastRow="0" w:firstColumn="1" w:lastColumn="0" w:noHBand="0" w:noVBand="1"/>
      </w:tblPr>
      <w:tblGrid>
        <w:gridCol w:w="690"/>
        <w:gridCol w:w="8486"/>
        <w:gridCol w:w="691"/>
      </w:tblGrid>
      <w:tr w:rsidR="009B1808" w:rsidRPr="00E04D64" w14:paraId="0A553F1D" w14:textId="77777777" w:rsidTr="009B1808">
        <w:tc>
          <w:tcPr>
            <w:tcW w:w="350" w:type="pct"/>
            <w:tcBorders>
              <w:top w:val="nil"/>
              <w:left w:val="nil"/>
              <w:bottom w:val="nil"/>
              <w:right w:val="nil"/>
            </w:tcBorders>
          </w:tcPr>
          <w:p w14:paraId="65C2237B" w14:textId="77777777" w:rsidR="009B1808" w:rsidRPr="00E04D64" w:rsidRDefault="009B1808" w:rsidP="009B1808">
            <w:pPr>
              <w:pStyle w:val="Corpsdetexte"/>
              <w:spacing w:before="95" w:line="360" w:lineRule="auto"/>
              <w:rPr>
                <w:sz w:val="24"/>
                <w:szCs w:val="24"/>
              </w:rPr>
            </w:pPr>
          </w:p>
        </w:tc>
        <w:tc>
          <w:tcPr>
            <w:tcW w:w="4300" w:type="pct"/>
            <w:tcBorders>
              <w:top w:val="nil"/>
              <w:left w:val="nil"/>
              <w:bottom w:val="nil"/>
              <w:right w:val="nil"/>
            </w:tcBorders>
          </w:tcPr>
          <w:p w14:paraId="63D80E95" w14:textId="77777777" w:rsidR="009B1808" w:rsidRPr="00E04D64" w:rsidRDefault="009B1808" w:rsidP="009B1808">
            <w:pPr>
              <w:pStyle w:val="Corpsdetexte"/>
              <w:spacing w:before="95" w:line="360" w:lineRule="auto"/>
              <w:ind w:left="142"/>
              <w:rPr>
                <w:i/>
                <w:sz w:val="24"/>
                <w:szCs w:val="24"/>
              </w:rPr>
            </w:pPr>
            <m:oMathPara>
              <m:oMath>
                <m:r>
                  <w:rPr>
                    <w:rFonts w:ascii="Cambria Math" w:hAnsi="Cambria Math"/>
                    <w:sz w:val="24"/>
                    <w:szCs w:val="24"/>
                  </w:rPr>
                  <m:t>δf=Kδx+Bδ</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+Mδ</m:t>
                </m:r>
                <m:acc>
                  <m:accPr>
                    <m:chr m:val="̈"/>
                    <m:ctrlPr>
                      <w:rPr>
                        <w:rFonts w:ascii="Cambria Math" w:hAnsi="Cambria Math"/>
                        <w:i/>
                        <w:sz w:val="24"/>
                        <w:szCs w:val="24"/>
                      </w:rPr>
                    </m:ctrlPr>
                  </m:accPr>
                  <m:e>
                    <m:r>
                      <w:rPr>
                        <w:rFonts w:ascii="Cambria Math" w:hAnsi="Cambria Math"/>
                        <w:sz w:val="24"/>
                        <w:szCs w:val="24"/>
                      </w:rPr>
                      <m:t>x</m:t>
                    </m:r>
                  </m:e>
                </m:acc>
              </m:oMath>
            </m:oMathPara>
          </w:p>
        </w:tc>
        <w:tc>
          <w:tcPr>
            <w:tcW w:w="350" w:type="pct"/>
            <w:tcBorders>
              <w:top w:val="nil"/>
              <w:left w:val="nil"/>
              <w:bottom w:val="nil"/>
              <w:right w:val="nil"/>
            </w:tcBorders>
            <w:vAlign w:val="center"/>
          </w:tcPr>
          <w:p w14:paraId="72B44F5B" w14:textId="77777777" w:rsidR="009B1808" w:rsidRPr="00E04D64" w:rsidRDefault="009B1808" w:rsidP="009B1808">
            <w:pPr>
              <w:pStyle w:val="Corpsdetexte"/>
              <w:spacing w:before="95" w:line="360" w:lineRule="auto"/>
              <w:jc w:val="center"/>
              <w:rPr>
                <w:sz w:val="24"/>
                <w:szCs w:val="24"/>
              </w:rPr>
            </w:pPr>
            <w:r w:rsidRPr="00E04D64">
              <w:rPr>
                <w:sz w:val="24"/>
                <w:szCs w:val="24"/>
              </w:rPr>
              <w:t>(</w:t>
            </w:r>
            <w:r w:rsidRPr="00E04D64">
              <w:rPr>
                <w:noProof/>
                <w:sz w:val="24"/>
                <w:szCs w:val="24"/>
              </w:rPr>
              <w:fldChar w:fldCharType="begin"/>
            </w:r>
            <w:r w:rsidRPr="00E04D64">
              <w:rPr>
                <w:noProof/>
                <w:sz w:val="24"/>
                <w:szCs w:val="24"/>
              </w:rPr>
              <w:instrText xml:space="preserve"> SEQ Equation \* ARABIC </w:instrText>
            </w:r>
            <w:r w:rsidRPr="00E04D64">
              <w:rPr>
                <w:noProof/>
                <w:sz w:val="24"/>
                <w:szCs w:val="24"/>
              </w:rPr>
              <w:fldChar w:fldCharType="separate"/>
            </w:r>
            <w:r>
              <w:rPr>
                <w:noProof/>
                <w:sz w:val="24"/>
                <w:szCs w:val="24"/>
              </w:rPr>
              <w:t>2</w:t>
            </w:r>
            <w:r w:rsidRPr="00E04D64">
              <w:rPr>
                <w:noProof/>
                <w:sz w:val="24"/>
                <w:szCs w:val="24"/>
              </w:rPr>
              <w:fldChar w:fldCharType="end"/>
            </w:r>
            <w:r w:rsidRPr="00E04D64">
              <w:rPr>
                <w:sz w:val="24"/>
                <w:szCs w:val="24"/>
              </w:rPr>
              <w:t>)</w:t>
            </w:r>
          </w:p>
        </w:tc>
      </w:tr>
    </w:tbl>
    <w:p w14:paraId="6C67F2A9" w14:textId="02B94F01" w:rsidR="00F31104" w:rsidRPr="00E04D64" w:rsidRDefault="003E74D7" w:rsidP="00E04D64">
      <w:pPr>
        <w:pStyle w:val="Corpsdetexte"/>
        <w:spacing w:before="95" w:line="360" w:lineRule="auto"/>
        <w:ind w:left="142"/>
        <w:jc w:val="both"/>
        <w:rPr>
          <w:sz w:val="24"/>
          <w:szCs w:val="24"/>
        </w:rPr>
      </w:pPr>
      <w:r w:rsidRPr="00E04D64">
        <w:rPr>
          <w:sz w:val="24"/>
          <w:szCs w:val="24"/>
        </w:rPr>
        <w:t xml:space="preserve">This model relates a differential force </w:t>
      </w:r>
      <m:oMath>
        <m:r>
          <w:rPr>
            <w:rFonts w:ascii="Cambria Math" w:hAnsi="Cambria Math"/>
            <w:sz w:val="24"/>
            <w:szCs w:val="24"/>
          </w:rPr>
          <m:t>δf</m:t>
        </m:r>
      </m:oMath>
      <w:r w:rsidRPr="00E04D64">
        <w:rPr>
          <w:sz w:val="24"/>
          <w:szCs w:val="24"/>
        </w:rPr>
        <w:t xml:space="preserve"> to a differential position </w:t>
      </w:r>
      <m:oMath>
        <m:r>
          <w:rPr>
            <w:rFonts w:ascii="Cambria Math" w:hAnsi="Cambria Math"/>
            <w:sz w:val="24"/>
            <w:szCs w:val="24"/>
          </w:rPr>
          <m:t>δx</m:t>
        </m:r>
      </m:oMath>
      <w:r w:rsidRPr="00E04D64">
        <w:rPr>
          <w:sz w:val="24"/>
          <w:szCs w:val="24"/>
        </w:rPr>
        <w:t xml:space="preserve"> when a perturbation force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f</m:t>
            </m:r>
          </m:sub>
        </m:sSub>
      </m:oMath>
      <w:r w:rsidRPr="00E04D64">
        <w:rPr>
          <w:sz w:val="24"/>
          <w:szCs w:val="24"/>
        </w:rPr>
        <w:t xml:space="preserve"> is introduced along the virtual trajectories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oMath>
      <w:r w:rsidRPr="00E04D64">
        <w:rPr>
          <w:sz w:val="24"/>
          <w:szCs w:val="24"/>
        </w:rPr>
        <w:t xml:space="preserve"> </w:t>
      </w:r>
      <w:proofErr w:type="gramStart"/>
      <w:r w:rsidRPr="00E04D64">
        <w:rPr>
          <w:sz w:val="24"/>
          <w:szCs w:val="24"/>
        </w:rPr>
        <w:t xml:space="preserve">and </w:t>
      </w:r>
      <w:proofErr w:type="gramEnd"/>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Pr="00E04D64">
        <w:rPr>
          <w:sz w:val="24"/>
          <w:szCs w:val="24"/>
        </w:rPr>
        <w:t>.</w:t>
      </w:r>
      <w:r w:rsidR="00CC5B91" w:rsidRPr="00E04D64">
        <w:rPr>
          <w:sz w:val="24"/>
          <w:szCs w:val="24"/>
        </w:rPr>
        <w:t xml:space="preserve"> </w:t>
      </w:r>
      <w:r w:rsidR="006C0210" w:rsidRPr="00E04D64">
        <w:rPr>
          <w:sz w:val="24"/>
          <w:szCs w:val="24"/>
        </w:rPr>
        <w:t>The differential</w:t>
      </w:r>
      <w:r w:rsidR="00EA7E52" w:rsidRPr="00E04D64">
        <w:rPr>
          <w:sz w:val="24"/>
          <w:szCs w:val="24"/>
        </w:rPr>
        <w:t>s</w:t>
      </w:r>
      <w:r w:rsidR="006C0210" w:rsidRPr="00E04D64">
        <w:rPr>
          <w:sz w:val="24"/>
          <w:szCs w:val="24"/>
        </w:rPr>
        <w:t xml:space="preserve"> are the differences between virtual and perturbed trajectories (measured). </w:t>
      </w:r>
      <w:r w:rsidR="00935D5D" w:rsidRPr="00E04D64">
        <w:rPr>
          <w:sz w:val="24"/>
          <w:szCs w:val="24"/>
        </w:rPr>
        <w:t xml:space="preserve">The model can be seen as a perturbation rejection system with the linear </w:t>
      </w:r>
      <w:proofErr w:type="gramStart"/>
      <w:r w:rsidR="00CC5B91" w:rsidRPr="00E04D64">
        <w:rPr>
          <w:sz w:val="24"/>
          <w:szCs w:val="24"/>
        </w:rPr>
        <w:t xml:space="preserve">parameters </w:t>
      </w:r>
      <w:proofErr w:type="gramEnd"/>
      <m:oMath>
        <m:r>
          <w:rPr>
            <w:rFonts w:ascii="Cambria Math" w:hAnsi="Cambria Math"/>
            <w:sz w:val="24"/>
            <w:szCs w:val="24"/>
          </w:rPr>
          <m:t>K</m:t>
        </m:r>
      </m:oMath>
      <w:r w:rsidR="00CC5B91" w:rsidRPr="00E04D64">
        <w:rPr>
          <w:sz w:val="24"/>
          <w:szCs w:val="24"/>
        </w:rPr>
        <w:t xml:space="preserve">, </w:t>
      </w:r>
      <m:oMath>
        <m:r>
          <w:rPr>
            <w:rFonts w:ascii="Cambria Math" w:hAnsi="Cambria Math"/>
            <w:sz w:val="24"/>
            <w:szCs w:val="24"/>
          </w:rPr>
          <m:t>B</m:t>
        </m:r>
      </m:oMath>
      <w:r w:rsidR="00FD6C58" w:rsidRPr="00E04D64">
        <w:rPr>
          <w:sz w:val="24"/>
          <w:szCs w:val="24"/>
        </w:rPr>
        <w:t>,</w:t>
      </w:r>
      <w:r w:rsidR="00CC5B91" w:rsidRPr="00E04D64">
        <w:rPr>
          <w:sz w:val="24"/>
          <w:szCs w:val="24"/>
        </w:rPr>
        <w:t xml:space="preserve"> and </w:t>
      </w:r>
      <m:oMath>
        <m:r>
          <w:rPr>
            <w:rFonts w:ascii="Cambria Math" w:hAnsi="Cambria Math"/>
            <w:sz w:val="24"/>
            <w:szCs w:val="24"/>
          </w:rPr>
          <m:t>M</m:t>
        </m:r>
      </m:oMath>
      <w:r w:rsidR="00B47B2E" w:rsidRPr="00E04D64">
        <w:rPr>
          <w:sz w:val="24"/>
          <w:szCs w:val="24"/>
        </w:rPr>
        <w:t>:</w:t>
      </w:r>
      <w:r w:rsidR="00CC5B91" w:rsidRPr="00E04D64">
        <w:rPr>
          <w:sz w:val="24"/>
          <w:szCs w:val="24"/>
        </w:rPr>
        <w:t xml:space="preserve"> the stiffness, damping</w:t>
      </w:r>
      <w:r w:rsidR="00FD6C58" w:rsidRPr="00E04D64">
        <w:rPr>
          <w:sz w:val="24"/>
          <w:szCs w:val="24"/>
        </w:rPr>
        <w:t>,</w:t>
      </w:r>
      <w:r w:rsidR="00CC5B91" w:rsidRPr="00E04D64">
        <w:rPr>
          <w:sz w:val="24"/>
          <w:szCs w:val="24"/>
        </w:rPr>
        <w:t xml:space="preserve"> and mass</w:t>
      </w:r>
      <w:r w:rsidR="00896F7E" w:rsidRPr="00E04D64">
        <w:rPr>
          <w:sz w:val="24"/>
          <w:szCs w:val="24"/>
        </w:rPr>
        <w:t>,</w:t>
      </w:r>
      <w:r w:rsidR="00CC5B91" w:rsidRPr="00E04D64">
        <w:rPr>
          <w:sz w:val="24"/>
          <w:szCs w:val="24"/>
        </w:rPr>
        <w:t xml:space="preserve"> respectively.</w:t>
      </w:r>
      <w:r w:rsidR="001015C9" w:rsidRPr="00E04D64">
        <w:rPr>
          <w:sz w:val="24"/>
          <w:szCs w:val="24"/>
        </w:rPr>
        <w:t xml:space="preserve"> V</w:t>
      </w:r>
      <w:r w:rsidRPr="00E04D64">
        <w:rPr>
          <w:sz w:val="24"/>
          <w:szCs w:val="24"/>
        </w:rPr>
        <w:t xml:space="preserve">irtual trajectories </w:t>
      </w:r>
      <w:r w:rsidR="006D3043" w:rsidRPr="00E04D64">
        <w:rPr>
          <w:sz w:val="24"/>
          <w:szCs w:val="24"/>
        </w:rPr>
        <w:fldChar w:fldCharType="begin"/>
      </w:r>
      <w:r w:rsidR="00FD2558">
        <w:rPr>
          <w:sz w:val="24"/>
          <w:szCs w:val="24"/>
        </w:rPr>
        <w:instrText xml:space="preserve"> ADDIN ZOTERO_ITEM CSL_CITATION {"citationID":"2yE780Pw","properties":{"formattedCitation":"(35)","plainCitation":"(35)","noteIndex":0},"citationItems":[{"id":114,"uris":["http://zotero.org/users/5243746/items/QAUWWNLQ"],"itemData":{"id":114,"type":"chapter","abstract":"While a subject maintains a given hand location with a specified muscle activation level or a hand force, small external disturbances are applied to his hand by a manipulandum. The corresponding force and displacement vectors are measured in order to estimate the hand impedance by means of a second-order linear model. In this chapter, the spatial features of the estimated hand impedance are discussed with consideration of effects of arm posture and muscle activity.","collection-title":"Self-Organization, Computational Maps, and Motor Control","container-title":"Advances in Psychology","note":"DOI: 10.1016/S0166-4115(97)80013-1","page":"357-381","publisher":"North-Holland","source":"ScienceDirect","title":"Human Arm Impedance in Multi-Joint Movements","URL":"http://www.sciencedirect.com/science/article/pii/S0166411597800131","volume":"119","author":[{"family":"Tsuji","given":"Toshio"}],"editor":[{"family":"Morasso","given":"Pietro"},{"family":"Sanguineti","given":"Vittorio"}],"accessed":{"date-parts":[["2018",11,27]]},"issued":{"date-parts":[["1997",1,1]]}}}],"schema":"https://github.com/citation-style-language/schema/raw/master/csl-citation.json"} </w:instrText>
      </w:r>
      <w:r w:rsidR="006D3043" w:rsidRPr="00E04D64">
        <w:rPr>
          <w:sz w:val="24"/>
          <w:szCs w:val="24"/>
        </w:rPr>
        <w:fldChar w:fldCharType="separate"/>
      </w:r>
      <w:r w:rsidR="00FD2558" w:rsidRPr="00FD2558">
        <w:rPr>
          <w:sz w:val="24"/>
        </w:rPr>
        <w:t>(35)</w:t>
      </w:r>
      <w:r w:rsidR="006D3043" w:rsidRPr="00E04D64">
        <w:rPr>
          <w:sz w:val="24"/>
          <w:szCs w:val="24"/>
        </w:rPr>
        <w:fldChar w:fldCharType="end"/>
      </w:r>
      <w:r w:rsidR="006D3043" w:rsidRPr="00E04D64">
        <w:rPr>
          <w:sz w:val="24"/>
          <w:szCs w:val="24"/>
        </w:rPr>
        <w:t xml:space="preserve"> </w:t>
      </w:r>
      <w:r w:rsidRPr="00E04D64">
        <w:rPr>
          <w:sz w:val="24"/>
          <w:szCs w:val="24"/>
        </w:rPr>
        <w:t>refer to completely unperturbed behaviors</w:t>
      </w:r>
      <w:r w:rsidR="001A7B88">
        <w:rPr>
          <w:sz w:val="24"/>
          <w:szCs w:val="24"/>
        </w:rPr>
        <w:t xml:space="preserve"> and</w:t>
      </w:r>
      <w:r w:rsidR="001D08EC" w:rsidRPr="00E04D64">
        <w:rPr>
          <w:sz w:val="24"/>
          <w:szCs w:val="24"/>
        </w:rPr>
        <w:t xml:space="preserve"> are </w:t>
      </w:r>
      <w:r w:rsidR="001A7B88" w:rsidRPr="00E04D64">
        <w:rPr>
          <w:sz w:val="24"/>
          <w:szCs w:val="24"/>
        </w:rPr>
        <w:t>appro</w:t>
      </w:r>
      <w:r w:rsidR="001A7B88">
        <w:rPr>
          <w:sz w:val="24"/>
          <w:szCs w:val="24"/>
        </w:rPr>
        <w:t>ximated</w:t>
      </w:r>
      <w:r w:rsidR="001A7B88" w:rsidRPr="00E04D64">
        <w:rPr>
          <w:sz w:val="24"/>
          <w:szCs w:val="24"/>
        </w:rPr>
        <w:t xml:space="preserve"> </w:t>
      </w:r>
      <w:r w:rsidR="004E5CB7">
        <w:rPr>
          <w:sz w:val="24"/>
          <w:szCs w:val="24"/>
        </w:rPr>
        <w:t>using</w:t>
      </w:r>
      <w:r w:rsidR="004E5CB7" w:rsidRPr="00E04D64">
        <w:rPr>
          <w:sz w:val="24"/>
          <w:szCs w:val="24"/>
        </w:rPr>
        <w:t xml:space="preserve"> </w:t>
      </w:r>
      <w:r w:rsidR="001D08EC" w:rsidRPr="00E04D64">
        <w:rPr>
          <w:sz w:val="24"/>
          <w:szCs w:val="24"/>
        </w:rPr>
        <w:t>the nominal trajectories in the absence of the perturbations described in the previous section.</w:t>
      </w:r>
      <w:r w:rsidR="002B06BC" w:rsidRPr="00E04D64">
        <w:rPr>
          <w:sz w:val="24"/>
          <w:szCs w:val="24"/>
        </w:rPr>
        <w:t xml:space="preserve"> The model </w:t>
      </w:r>
      <w:r w:rsidR="004E5CB7">
        <w:rPr>
          <w:sz w:val="24"/>
          <w:szCs w:val="24"/>
        </w:rPr>
        <w:t>uses its</w:t>
      </w:r>
      <w:r w:rsidR="002B06BC" w:rsidRPr="00E04D64">
        <w:rPr>
          <w:sz w:val="24"/>
          <w:szCs w:val="24"/>
        </w:rPr>
        <w:t xml:space="preserve"> decoupled</w:t>
      </w:r>
      <w:r w:rsidR="004E5CB7">
        <w:rPr>
          <w:sz w:val="24"/>
          <w:szCs w:val="24"/>
        </w:rPr>
        <w:t xml:space="preserve"> form</w:t>
      </w:r>
      <w:r w:rsidR="00D8652E">
        <w:rPr>
          <w:sz w:val="24"/>
          <w:szCs w:val="24"/>
        </w:rPr>
        <w:t>,</w:t>
      </w:r>
      <w:r w:rsidR="002B06BC" w:rsidRPr="00E04D64">
        <w:rPr>
          <w:sz w:val="24"/>
          <w:szCs w:val="24"/>
        </w:rPr>
        <w:t xml:space="preserve"> </w:t>
      </w:r>
      <w:r w:rsidR="004E5CB7">
        <w:rPr>
          <w:sz w:val="24"/>
          <w:szCs w:val="24"/>
        </w:rPr>
        <w:t>which was already applied by</w:t>
      </w:r>
      <w:r w:rsidR="002B06BC" w:rsidRPr="00E04D64">
        <w:rPr>
          <w:sz w:val="24"/>
          <w:szCs w:val="24"/>
        </w:rPr>
        <w:t xml:space="preserve"> </w:t>
      </w:r>
      <w:proofErr w:type="spellStart"/>
      <w:r w:rsidR="002B06BC" w:rsidRPr="00E04D64">
        <w:rPr>
          <w:sz w:val="24"/>
          <w:szCs w:val="24"/>
        </w:rPr>
        <w:t>Erden</w:t>
      </w:r>
      <w:proofErr w:type="spellEnd"/>
      <w:r w:rsidR="002B06BC" w:rsidRPr="00E04D64">
        <w:rPr>
          <w:sz w:val="24"/>
          <w:szCs w:val="24"/>
        </w:rPr>
        <w:t xml:space="preserve"> and </w:t>
      </w:r>
      <w:proofErr w:type="spellStart"/>
      <w:r w:rsidR="002B06BC" w:rsidRPr="00E04D64">
        <w:rPr>
          <w:sz w:val="24"/>
          <w:szCs w:val="24"/>
        </w:rPr>
        <w:t>Billard</w:t>
      </w:r>
      <w:proofErr w:type="spellEnd"/>
      <w:r w:rsidR="006D3043" w:rsidRPr="00E04D64">
        <w:rPr>
          <w:sz w:val="24"/>
          <w:szCs w:val="24"/>
        </w:rPr>
        <w:t xml:space="preserve"> </w:t>
      </w:r>
      <w:r w:rsidR="006D3043" w:rsidRPr="00E04D64">
        <w:rPr>
          <w:sz w:val="24"/>
          <w:szCs w:val="24"/>
        </w:rPr>
        <w:fldChar w:fldCharType="begin"/>
      </w:r>
      <w:r w:rsidR="00FD2558">
        <w:rPr>
          <w:sz w:val="24"/>
          <w:szCs w:val="24"/>
        </w:rPr>
        <w:instrText xml:space="preserve"> ADDIN ZOTERO_ITEM CSL_CITATION {"citationID":"VRUJkgGh","properties":{"formattedCitation":"(13, 36)","plainCitation":"(13, 36)","noteIndex":0},"citationItems":[{"id":84,"uris":["http://zotero.org/users/5243746/items/QEULASSE"],"itemData":{"id":84,"type":"article-journal","abstract":"This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S."},{"family":"Billard","given":"A."}],"issued":{"date-parts":[["2015",2]]}},"label":"page","suppress-author":true},{"id":8,"uris":["http://zotero.org/users/5243746/items/GD8ZXAQ4"],"itemData":{"id":8,"type":"article-journal","abstract":"The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S."},{"family":"Billard","given":"A."}],"issued":{"date-parts":[["2015",6]]}},"label":"page","suppress-author":true}],"schema":"https://github.com/citation-style-language/schema/raw/master/csl-citation.json"} </w:instrText>
      </w:r>
      <w:r w:rsidR="006D3043" w:rsidRPr="00E04D64">
        <w:rPr>
          <w:sz w:val="24"/>
          <w:szCs w:val="24"/>
        </w:rPr>
        <w:fldChar w:fldCharType="separate"/>
      </w:r>
      <w:r w:rsidR="00FD2558" w:rsidRPr="00FD2558">
        <w:rPr>
          <w:sz w:val="24"/>
        </w:rPr>
        <w:t>(13, 36)</w:t>
      </w:r>
      <w:r w:rsidR="006D3043" w:rsidRPr="00E04D64">
        <w:rPr>
          <w:sz w:val="24"/>
          <w:szCs w:val="24"/>
        </w:rPr>
        <w:fldChar w:fldCharType="end"/>
      </w:r>
      <w:r w:rsidR="004E5CB7">
        <w:rPr>
          <w:sz w:val="24"/>
          <w:szCs w:val="24"/>
        </w:rPr>
        <w:t>.</w:t>
      </w:r>
      <w:r w:rsidR="009B1808">
        <w:rPr>
          <w:sz w:val="24"/>
          <w:szCs w:val="24"/>
        </w:rPr>
        <w:t xml:space="preserve"> This work</w:t>
      </w:r>
      <w:r w:rsidR="009B1808">
        <w:rPr>
          <w:sz w:val="24"/>
          <w:szCs w:val="24"/>
        </w:rPr>
        <w:t xml:space="preserve"> </w:t>
      </w:r>
      <w:r w:rsidR="004E5CB7">
        <w:rPr>
          <w:sz w:val="24"/>
          <w:szCs w:val="24"/>
        </w:rPr>
        <w:t xml:space="preserve">only study </w:t>
      </w:r>
      <w:r w:rsidR="002B06BC" w:rsidRPr="00E04D64">
        <w:rPr>
          <w:sz w:val="24"/>
          <w:szCs w:val="24"/>
        </w:rPr>
        <w:t>the impedance along the movement.</w:t>
      </w:r>
    </w:p>
    <w:p w14:paraId="42F77AF0" w14:textId="77439D87" w:rsidR="003C2573" w:rsidRPr="00E04D64" w:rsidRDefault="003C2573" w:rsidP="00E04D64">
      <w:pPr>
        <w:pStyle w:val="Corpsdetexte"/>
        <w:spacing w:before="111" w:line="360" w:lineRule="auto"/>
        <w:ind w:left="113" w:right="111"/>
        <w:jc w:val="both"/>
        <w:rPr>
          <w:sz w:val="24"/>
          <w:szCs w:val="24"/>
        </w:rPr>
      </w:pPr>
      <w:r w:rsidRPr="00E04D64">
        <w:rPr>
          <w:sz w:val="24"/>
          <w:szCs w:val="24"/>
        </w:rPr>
        <w:t>The virtual paddle position was approximated using spline interpolation with a window of 3</w:t>
      </w:r>
      <w:r w:rsidR="00EE3EFA" w:rsidRPr="00E04D64">
        <w:rPr>
          <w:sz w:val="24"/>
          <w:szCs w:val="24"/>
        </w:rPr>
        <w:t>5</w:t>
      </w:r>
      <w:r w:rsidRPr="00E04D64">
        <w:rPr>
          <w:sz w:val="24"/>
          <w:szCs w:val="24"/>
        </w:rPr>
        <w:t xml:space="preserve">0 </w:t>
      </w:r>
      <w:proofErr w:type="spellStart"/>
      <w:r w:rsidRPr="00E04D64">
        <w:rPr>
          <w:sz w:val="24"/>
          <w:szCs w:val="24"/>
        </w:rPr>
        <w:t>ms</w:t>
      </w:r>
      <w:proofErr w:type="spellEnd"/>
      <w:r w:rsidRPr="00E04D64">
        <w:rPr>
          <w:sz w:val="24"/>
          <w:szCs w:val="24"/>
        </w:rPr>
        <w:t xml:space="preserve">, chosen to minimize </w:t>
      </w:r>
      <w:r w:rsidR="00172479" w:rsidRPr="00E04D64">
        <w:rPr>
          <w:sz w:val="24"/>
          <w:szCs w:val="24"/>
        </w:rPr>
        <w:t xml:space="preserve">the </w:t>
      </w:r>
      <w:r w:rsidRPr="00E04D64">
        <w:rPr>
          <w:sz w:val="24"/>
          <w:szCs w:val="24"/>
        </w:rPr>
        <w:t>quadratic error with an un</w:t>
      </w:r>
      <w:r w:rsidR="00D8652E">
        <w:rPr>
          <w:sz w:val="24"/>
          <w:szCs w:val="24"/>
        </w:rPr>
        <w:t>disturbed</w:t>
      </w:r>
      <w:r w:rsidRPr="00E04D64">
        <w:rPr>
          <w:sz w:val="24"/>
          <w:szCs w:val="24"/>
        </w:rPr>
        <w:t xml:space="preserve"> trajectory</w:t>
      </w:r>
      <w:r w:rsidRPr="00E04D64">
        <w:rPr>
          <w:spacing w:val="-8"/>
          <w:sz w:val="24"/>
          <w:szCs w:val="24"/>
        </w:rPr>
        <w:t xml:space="preserve"> </w:t>
      </w:r>
      <w:r w:rsidR="00D8652E">
        <w:rPr>
          <w:sz w:val="24"/>
          <w:szCs w:val="24"/>
        </w:rPr>
        <w:t>and</w:t>
      </w:r>
      <w:r w:rsidRPr="00E04D64">
        <w:rPr>
          <w:spacing w:val="-7"/>
          <w:sz w:val="24"/>
          <w:szCs w:val="24"/>
        </w:rPr>
        <w:t xml:space="preserve"> </w:t>
      </w:r>
      <w:r w:rsidRPr="00E04D64">
        <w:rPr>
          <w:sz w:val="24"/>
          <w:szCs w:val="24"/>
        </w:rPr>
        <w:t>maximiz</w:t>
      </w:r>
      <w:r w:rsidR="00D8652E">
        <w:rPr>
          <w:sz w:val="24"/>
          <w:szCs w:val="24"/>
        </w:rPr>
        <w:t>e</w:t>
      </w:r>
      <w:r w:rsidR="00172479" w:rsidRPr="00E04D64">
        <w:rPr>
          <w:sz w:val="24"/>
          <w:szCs w:val="24"/>
        </w:rPr>
        <w:t xml:space="preserve"> the</w:t>
      </w:r>
      <w:r w:rsidRPr="00E04D64">
        <w:rPr>
          <w:spacing w:val="-7"/>
          <w:sz w:val="24"/>
          <w:szCs w:val="24"/>
        </w:rPr>
        <w:t xml:space="preserve"> </w:t>
      </w:r>
      <w:r w:rsidRPr="00E04D64">
        <w:rPr>
          <w:sz w:val="24"/>
          <w:szCs w:val="24"/>
        </w:rPr>
        <w:t>duration to</w:t>
      </w:r>
      <w:r w:rsidRPr="00E04D64">
        <w:rPr>
          <w:spacing w:val="-7"/>
          <w:sz w:val="24"/>
          <w:szCs w:val="24"/>
        </w:rPr>
        <w:t xml:space="preserve"> account for the</w:t>
      </w:r>
      <w:r w:rsidR="006C0210" w:rsidRPr="00E04D64">
        <w:rPr>
          <w:spacing w:val="-7"/>
          <w:sz w:val="24"/>
          <w:szCs w:val="24"/>
        </w:rPr>
        <w:t xml:space="preserve"> arm’s</w:t>
      </w:r>
      <w:r w:rsidRPr="00E04D64">
        <w:rPr>
          <w:spacing w:val="-7"/>
          <w:sz w:val="24"/>
          <w:szCs w:val="24"/>
        </w:rPr>
        <w:t xml:space="preserve"> time resp</w:t>
      </w:r>
      <w:r w:rsidR="006C0210" w:rsidRPr="00E04D64">
        <w:rPr>
          <w:spacing w:val="-7"/>
          <w:sz w:val="24"/>
          <w:szCs w:val="24"/>
        </w:rPr>
        <w:t>onse</w:t>
      </w:r>
      <w:r w:rsidRPr="00E04D64">
        <w:rPr>
          <w:sz w:val="24"/>
          <w:szCs w:val="24"/>
        </w:rPr>
        <w:t>.</w:t>
      </w:r>
      <w:r w:rsidRPr="00E04D64">
        <w:rPr>
          <w:spacing w:val="7"/>
          <w:sz w:val="24"/>
          <w:szCs w:val="24"/>
        </w:rPr>
        <w:t xml:space="preserve"> </w:t>
      </w:r>
      <w:r w:rsidRPr="00E04D64">
        <w:rPr>
          <w:sz w:val="24"/>
          <w:szCs w:val="24"/>
        </w:rPr>
        <w:t>The</w:t>
      </w:r>
      <w:r w:rsidRPr="00E04D64">
        <w:rPr>
          <w:spacing w:val="-7"/>
          <w:sz w:val="24"/>
          <w:szCs w:val="24"/>
        </w:rPr>
        <w:t xml:space="preserve"> </w:t>
      </w:r>
      <w:r w:rsidRPr="00E04D64">
        <w:rPr>
          <w:sz w:val="24"/>
          <w:szCs w:val="24"/>
        </w:rPr>
        <w:t>virtual</w:t>
      </w:r>
      <w:r w:rsidRPr="00E04D64">
        <w:rPr>
          <w:spacing w:val="-7"/>
          <w:sz w:val="24"/>
          <w:szCs w:val="24"/>
        </w:rPr>
        <w:t xml:space="preserve"> </w:t>
      </w:r>
      <w:r w:rsidRPr="00E04D64">
        <w:rPr>
          <w:spacing w:val="-4"/>
          <w:sz w:val="24"/>
          <w:szCs w:val="24"/>
        </w:rPr>
        <w:t xml:space="preserve">force </w:t>
      </w:r>
      <w:r w:rsidRPr="00E04D64">
        <w:rPr>
          <w:sz w:val="24"/>
          <w:szCs w:val="24"/>
        </w:rPr>
        <w:t>was estimated using a sum of sines optimization with a masked window of 100</w:t>
      </w:r>
      <w:r w:rsidR="006C0210" w:rsidRPr="00E04D64">
        <w:rPr>
          <w:sz w:val="24"/>
          <w:szCs w:val="24"/>
        </w:rPr>
        <w:t xml:space="preserve"> </w:t>
      </w:r>
      <w:proofErr w:type="spellStart"/>
      <w:r w:rsidRPr="00E04D64">
        <w:rPr>
          <w:sz w:val="24"/>
          <w:szCs w:val="24"/>
        </w:rPr>
        <w:t>ms</w:t>
      </w:r>
      <w:proofErr w:type="spellEnd"/>
      <w:r w:rsidRPr="00E04D64">
        <w:rPr>
          <w:sz w:val="24"/>
          <w:szCs w:val="24"/>
        </w:rPr>
        <w:t xml:space="preserve"> after the perturbation </w:t>
      </w:r>
      <w:r w:rsidR="006D3043" w:rsidRPr="00E04D64">
        <w:rPr>
          <w:sz w:val="24"/>
          <w:szCs w:val="24"/>
        </w:rPr>
        <w:fldChar w:fldCharType="begin"/>
      </w:r>
      <w:r w:rsidR="00FD2558">
        <w:rPr>
          <w:sz w:val="24"/>
          <w:szCs w:val="24"/>
        </w:rPr>
        <w:instrText xml:space="preserve"> ADDIN ZOTERO_ITEM CSL_CITATION {"citationID":"dWV2BTYa","properties":{"formattedCitation":"(31)","plainCitation":"(31)","noteIndex":0},"citationItems":[{"id":758,"uris":["http://zotero.org/users/5243746/items/TIJD99QV"],"itemData":{"id":758,"type":"paper-conference","abstract":"The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strategies.","container-title":"2021 30th IEEE International Conference on Robot Human Interactive Communication (RO-MAN)","DOI":"10.1109/RO-MAN50785.2021.9515486","event":"2021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006D3043" w:rsidRPr="00E04D64">
        <w:rPr>
          <w:sz w:val="24"/>
          <w:szCs w:val="24"/>
        </w:rPr>
        <w:fldChar w:fldCharType="separate"/>
      </w:r>
      <w:r w:rsidR="00FD2558" w:rsidRPr="00FD2558">
        <w:rPr>
          <w:sz w:val="24"/>
        </w:rPr>
        <w:t>(31)</w:t>
      </w:r>
      <w:r w:rsidR="006D3043" w:rsidRPr="00E04D64">
        <w:rPr>
          <w:sz w:val="24"/>
          <w:szCs w:val="24"/>
        </w:rPr>
        <w:fldChar w:fldCharType="end"/>
      </w:r>
      <w:r w:rsidR="00FD6C58" w:rsidRPr="00E04D64">
        <w:rPr>
          <w:sz w:val="24"/>
          <w:szCs w:val="24"/>
        </w:rPr>
        <w:t xml:space="preserve">. </w:t>
      </w:r>
      <w:r w:rsidR="00257D0E" w:rsidRPr="00E04D64">
        <w:rPr>
          <w:sz w:val="24"/>
          <w:szCs w:val="24"/>
        </w:rPr>
        <w:fldChar w:fldCharType="begin"/>
      </w:r>
      <w:r w:rsidR="00257D0E" w:rsidRPr="00E04D64">
        <w:rPr>
          <w:sz w:val="24"/>
          <w:szCs w:val="24"/>
        </w:rPr>
        <w:instrText xml:space="preserve"> REF _Ref98487406 \h </w:instrText>
      </w:r>
      <w:r w:rsidR="00E04D64">
        <w:rPr>
          <w:sz w:val="24"/>
          <w:szCs w:val="24"/>
        </w:rPr>
        <w:instrText xml:space="preserve"> \* MERGEFORMAT </w:instrText>
      </w:r>
      <w:r w:rsidR="00257D0E" w:rsidRPr="00E04D64">
        <w:rPr>
          <w:sz w:val="24"/>
          <w:szCs w:val="24"/>
        </w:rPr>
      </w:r>
      <w:r w:rsidR="00257D0E" w:rsidRPr="00E04D64">
        <w:rPr>
          <w:sz w:val="24"/>
          <w:szCs w:val="24"/>
        </w:rPr>
        <w:fldChar w:fldCharType="separate"/>
      </w:r>
      <w:r w:rsidR="002C0722" w:rsidRPr="002C0722">
        <w:rPr>
          <w:sz w:val="24"/>
          <w:szCs w:val="24"/>
        </w:rPr>
        <w:t xml:space="preserve">Figure </w:t>
      </w:r>
      <w:r w:rsidR="002C0722" w:rsidRPr="002C0722">
        <w:rPr>
          <w:noProof/>
          <w:sz w:val="24"/>
          <w:szCs w:val="24"/>
        </w:rPr>
        <w:t>4</w:t>
      </w:r>
      <w:r w:rsidR="00257D0E" w:rsidRPr="00E04D64">
        <w:rPr>
          <w:sz w:val="24"/>
          <w:szCs w:val="24"/>
        </w:rPr>
        <w:fldChar w:fldCharType="end"/>
      </w:r>
      <w:r w:rsidR="00257D0E" w:rsidRPr="00E04D64">
        <w:rPr>
          <w:sz w:val="24"/>
          <w:szCs w:val="24"/>
        </w:rPr>
        <w:t xml:space="preserve"> </w:t>
      </w:r>
      <w:r w:rsidR="006846AC" w:rsidRPr="00E04D64">
        <w:rPr>
          <w:sz w:val="24"/>
          <w:szCs w:val="24"/>
        </w:rPr>
        <w:t>shows an exa</w:t>
      </w:r>
      <w:r w:rsidRPr="00E04D64">
        <w:rPr>
          <w:sz w:val="24"/>
          <w:szCs w:val="24"/>
        </w:rPr>
        <w:t>mple for both trajectories.</w:t>
      </w:r>
    </w:p>
    <w:p w14:paraId="0C94D674" w14:textId="5E795AB1" w:rsidR="003C2573" w:rsidRPr="00877DE4" w:rsidRDefault="00257D0E" w:rsidP="00E04D64">
      <w:pPr>
        <w:pStyle w:val="Lgende"/>
        <w:spacing w:line="360" w:lineRule="auto"/>
        <w:jc w:val="center"/>
        <w:rPr>
          <w:i w:val="0"/>
          <w:sz w:val="28"/>
          <w:szCs w:val="24"/>
        </w:rPr>
      </w:pPr>
      <w:bookmarkStart w:id="10" w:name="_Ref98487406"/>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4</w:t>
      </w:r>
      <w:r w:rsidR="00027818" w:rsidRPr="00877DE4">
        <w:rPr>
          <w:i w:val="0"/>
          <w:noProof/>
          <w:sz w:val="28"/>
          <w:szCs w:val="24"/>
        </w:rPr>
        <w:fldChar w:fldCharType="end"/>
      </w:r>
      <w:bookmarkEnd w:id="10"/>
      <w:r w:rsidR="00877DE4" w:rsidRPr="00877DE4">
        <w:rPr>
          <w:i w:val="0"/>
          <w:sz w:val="28"/>
          <w:szCs w:val="24"/>
        </w:rPr>
        <w:t xml:space="preserve"> </w:t>
      </w:r>
      <w:r w:rsidR="000E05A1">
        <w:rPr>
          <w:i w:val="0"/>
          <w:sz w:val="28"/>
          <w:szCs w:val="24"/>
        </w:rPr>
        <w:t>T</w:t>
      </w:r>
      <w:r w:rsidR="00877DE4" w:rsidRPr="00877DE4">
        <w:rPr>
          <w:i w:val="0"/>
          <w:sz w:val="28"/>
          <w:szCs w:val="24"/>
        </w:rPr>
        <w:t>HERE</w:t>
      </w:r>
    </w:p>
    <w:p w14:paraId="22CDFDE2" w14:textId="0C6A5ACB" w:rsidR="003C2573" w:rsidRPr="00E04D64" w:rsidRDefault="003C2573" w:rsidP="00E04D64">
      <w:pPr>
        <w:pStyle w:val="Corpsdetexte"/>
        <w:spacing w:before="111" w:line="360" w:lineRule="auto"/>
        <w:ind w:left="113" w:right="111"/>
        <w:jc w:val="both"/>
        <w:rPr>
          <w:sz w:val="24"/>
          <w:szCs w:val="24"/>
        </w:rPr>
      </w:pPr>
      <w:r w:rsidRPr="00E04D64">
        <w:rPr>
          <w:sz w:val="24"/>
          <w:szCs w:val="24"/>
        </w:rPr>
        <w:t xml:space="preserve">The </w:t>
      </w:r>
      <w:r w:rsidR="001A186F" w:rsidRPr="00E04D64">
        <w:rPr>
          <w:sz w:val="24"/>
          <w:szCs w:val="24"/>
        </w:rPr>
        <w:t>impedance parameters were</w:t>
      </w:r>
      <w:r w:rsidRPr="00E04D64">
        <w:rPr>
          <w:sz w:val="24"/>
          <w:szCs w:val="24"/>
        </w:rPr>
        <w:t xml:space="preserve"> then estimated using an ARX identification on a discretized impedance model </w:t>
      </w:r>
      <w:r w:rsidRPr="00E04D64">
        <w:rPr>
          <w:spacing w:val="-7"/>
          <w:sz w:val="24"/>
          <w:szCs w:val="24"/>
        </w:rPr>
        <w:t xml:space="preserve">on </w:t>
      </w:r>
      <w:r w:rsidRPr="00E04D64">
        <w:rPr>
          <w:sz w:val="24"/>
          <w:szCs w:val="24"/>
        </w:rPr>
        <w:t>an identification window of</w:t>
      </w:r>
      <w:r w:rsidRPr="00E04D64">
        <w:rPr>
          <w:spacing w:val="-6"/>
          <w:sz w:val="24"/>
          <w:szCs w:val="24"/>
        </w:rPr>
        <w:t xml:space="preserve"> </w:t>
      </w:r>
      <w:r w:rsidRPr="00E04D64">
        <w:rPr>
          <w:sz w:val="24"/>
          <w:szCs w:val="24"/>
        </w:rPr>
        <w:t>150</w:t>
      </w:r>
      <w:r w:rsidR="00932D3D">
        <w:rPr>
          <w:sz w:val="24"/>
          <w:szCs w:val="24"/>
        </w:rPr>
        <w:t xml:space="preserve"> </w:t>
      </w:r>
      <w:proofErr w:type="spellStart"/>
      <w:r w:rsidRPr="00E04D64">
        <w:rPr>
          <w:sz w:val="24"/>
          <w:szCs w:val="24"/>
        </w:rPr>
        <w:t>ms.</w:t>
      </w:r>
      <w:proofErr w:type="spellEnd"/>
      <w:r w:rsidR="001A186F" w:rsidRPr="00E04D64">
        <w:rPr>
          <w:sz w:val="24"/>
          <w:szCs w:val="24"/>
        </w:rPr>
        <w:t xml:space="preserve"> This window w</w:t>
      </w:r>
      <w:r w:rsidR="005A58F5" w:rsidRPr="00E04D64">
        <w:rPr>
          <w:sz w:val="24"/>
          <w:szCs w:val="24"/>
        </w:rPr>
        <w:t xml:space="preserve">as </w:t>
      </w:r>
      <w:r w:rsidR="001A186F" w:rsidRPr="00E04D64">
        <w:rPr>
          <w:sz w:val="24"/>
          <w:szCs w:val="24"/>
        </w:rPr>
        <w:t xml:space="preserve">minimal while allowing proper identification </w:t>
      </w:r>
      <w:r w:rsidR="006D3043" w:rsidRPr="00E04D64">
        <w:rPr>
          <w:sz w:val="24"/>
          <w:szCs w:val="24"/>
        </w:rPr>
        <w:fldChar w:fldCharType="begin"/>
      </w:r>
      <w:r w:rsidR="00FD2558">
        <w:rPr>
          <w:sz w:val="24"/>
          <w:szCs w:val="24"/>
        </w:rPr>
        <w:instrText xml:space="preserve"> ADDIN ZOTERO_ITEM CSL_CITATION {"citationID":"aDfdpSnm","properties":{"formattedCitation":"(31)","plainCitation":"(31)","noteIndex":0},"citationItems":[{"id":758,"uris":["http://zotero.org/users/5243746/items/TIJD99QV"],"itemData":{"id":758,"type":"paper-conference","abstract":"The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strategies.","container-title":"2021 30th IEEE International Conference on Robot Human Interactive Communication (RO-MAN)","DOI":"10.1109/RO-MAN50785.2021.9515486","event":"2021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006D3043" w:rsidRPr="00E04D64">
        <w:rPr>
          <w:sz w:val="24"/>
          <w:szCs w:val="24"/>
        </w:rPr>
        <w:fldChar w:fldCharType="separate"/>
      </w:r>
      <w:r w:rsidR="00FD2558" w:rsidRPr="00FD2558">
        <w:rPr>
          <w:sz w:val="24"/>
        </w:rPr>
        <w:t>(31)</w:t>
      </w:r>
      <w:r w:rsidR="006D3043" w:rsidRPr="00E04D64">
        <w:rPr>
          <w:sz w:val="24"/>
          <w:szCs w:val="24"/>
        </w:rPr>
        <w:fldChar w:fldCharType="end"/>
      </w:r>
      <w:r w:rsidR="001A186F" w:rsidRPr="00E04D64">
        <w:rPr>
          <w:sz w:val="24"/>
          <w:szCs w:val="24"/>
        </w:rPr>
        <w:t>. Indeed, automatic re</w:t>
      </w:r>
      <w:r w:rsidR="009B12C4" w:rsidRPr="00E04D64">
        <w:rPr>
          <w:sz w:val="24"/>
          <w:szCs w:val="24"/>
        </w:rPr>
        <w:t>sponses or voluntary actions can</w:t>
      </w:r>
      <w:r w:rsidR="001A186F" w:rsidRPr="00E04D64">
        <w:rPr>
          <w:sz w:val="24"/>
          <w:szCs w:val="24"/>
        </w:rPr>
        <w:t xml:space="preserve"> occur with 1</w:t>
      </w:r>
      <w:r w:rsidR="00803E2B" w:rsidRPr="00E04D64">
        <w:rPr>
          <w:sz w:val="24"/>
          <w:szCs w:val="24"/>
        </w:rPr>
        <w:t>0</w:t>
      </w:r>
      <w:r w:rsidR="001A186F" w:rsidRPr="00E04D64">
        <w:rPr>
          <w:sz w:val="24"/>
          <w:szCs w:val="24"/>
        </w:rPr>
        <w:t xml:space="preserve">0 </w:t>
      </w:r>
      <w:r w:rsidR="00803E2B" w:rsidRPr="00E04D64">
        <w:rPr>
          <w:sz w:val="24"/>
          <w:szCs w:val="24"/>
        </w:rPr>
        <w:t xml:space="preserve">to 180 </w:t>
      </w:r>
      <w:proofErr w:type="spellStart"/>
      <w:r w:rsidR="001A186F" w:rsidRPr="00E04D64">
        <w:rPr>
          <w:sz w:val="24"/>
          <w:szCs w:val="24"/>
        </w:rPr>
        <w:t>ms</w:t>
      </w:r>
      <w:proofErr w:type="spellEnd"/>
      <w:r w:rsidR="00B47B2E" w:rsidRPr="00E04D64">
        <w:rPr>
          <w:sz w:val="24"/>
          <w:szCs w:val="24"/>
        </w:rPr>
        <w:t xml:space="preserve"> delays</w:t>
      </w:r>
      <w:r w:rsidR="001A186F" w:rsidRPr="00E04D64">
        <w:rPr>
          <w:sz w:val="24"/>
          <w:szCs w:val="24"/>
        </w:rPr>
        <w:t xml:space="preserve"> </w:t>
      </w:r>
      <w:r w:rsidR="006D3043" w:rsidRPr="00E04D64">
        <w:rPr>
          <w:sz w:val="24"/>
          <w:szCs w:val="24"/>
        </w:rPr>
        <w:fldChar w:fldCharType="begin"/>
      </w:r>
      <w:r w:rsidR="00FD2558">
        <w:rPr>
          <w:sz w:val="24"/>
          <w:szCs w:val="24"/>
        </w:rPr>
        <w:instrText xml:space="preserve"> ADDIN ZOTERO_ITEM CSL_CITATION {"citationID":"FCCh6aQi","properties":{"formattedCitation":"(37, 38)","plainCitation":"(37, 38)","noteIndex":0},"citationItems":[{"id":663,"uris":["http://zotero.org/users/5243746/items/7V57TRCR"],"itemData":{"id":663,"type":"article-journal","abstract":"A key feature of successful motor control is the ability to counter unexpected perturbations. This process is complicated in multijoint systems, like the human arm, by the fact that loads applied at one joint will create motion at other joints 1, 2, 3. Here, we test whether our most rapid corrections, i.e., reflexes, address this complexity through an internal model of the limb's mechanical properties. By selectively applying torque perturbations to the subject's shoulder and/or elbow, we revealed a qualitative difference between the arm's short-latency/spinal reflexes and long-latency/cortical reflexes. Short-latency reflexes of shoulder muscles were linked exclusively to shoulder motion, whereas its long-latency reflexes were sensitive to both shoulder and elbow motion, i.e., matching the underlying shoulder torque. In fact, a long-latency reflex could be evoked without even stretching or lengthening the shoulder muscle but by displacing just the elbow joint. Further, the shoulder's long-latency reflexes were appropriately modified across the workspace to account for limb-geometry changes that affect the transformation between joint torque and joint motion. These results provide clear evidence that long-latency reflexes possess an internal model of limb dynamics, a degree of motor intelligence previously reserved for voluntary motor control 3, 4, 5. The use of internal models for both voluntary and reflex control is consistent with substantial overlap in their neural substrates and current notions of intelligent feedback control 6, 7, 8.","container-title":"Current Biology","DOI":"10.1016/j.cub.2008.02.053","ISSN":"0960-9822","issue":"6","journalAbbreviation":"Current Biology","language":"en","page":"449-453","source":"ScienceDirect","title":"Long-Latency Reflexes of the Human Arm Reflect an Internal Model of Limb Dynamics","volume":"18","author":[{"family":"Kurtzer","given":"Isaac L."},{"family":"Pruszynski","given":"J. Andrew"},{"family":"Scott","given":"Stephen H."}],"issued":{"date-parts":[["2008",3,25]]}}},{"id":480,"uris":["http://zotero.org/users/5243746/items/V3E9MPJY"],"itemData":{"id":480,"type":"article-journal","abstract":"Voluntary acts are preceded by electrophysiological “readiness potentials” (RPs). With spontaneous acts involving no preplanning, the main negative RP shift begins at about—550 ms. Such RPs were used to indicate the minimum onset times for the cerebral activity that precedes a fully endogenous voluntary act. The time of conscious intention to act was obtained from the subject's recall of the spatial clock position of a revolving spot at the time of his initial awareness of intending or wanting to move (W). W occurred at about—200 ms. Control experiments, in which a skin stimulus was timed (S), helped evaluate each subject's error in reporting the clock times for awareness of any perceived event.For spontaneous voluntary acts, RP onset preceded the uncorrected Ws by about 350 ms and the Ws corrected for S by about 400 ms. The direction of this difference was consistent and significant throughout, regardless of which of several measures of RP onset or W were used. It was concluded that cerebral initiation of a spontaneous voluntary act begins unconsciously. However, it was found that the final decision to act could still be consciously controlled during the 150 ms or so remaining after the specific conscious intention appears. Subjects can in fact “veto” motor performance during a 100–200-ms period before a prearranged time to act.The role of conscious will would be not to initiate a specific voluntary act but rather to select and control volitional outcome. It is proposed that conscious will can function in a permissive fashion, either to permit or to prevent the motor implementation of the intention to act that arises unconsciously. Alternatively, there may be the need for a conscious activation or triggering, without which the final motor output would not follow the unconscious cerebral initiating and preparatory processes.","container-title":"Behavioral and Brain Sciences","DOI":"10.1017/S0140525X00044903","ISSN":"1469-1825, 0140-525X","issue":"4","language":"en","note":"publisher: Cambridge University Press","page":"529-539","source":"Cambridge University Press","title":"Unconscious cerebral initiative and the role of conscious will in voluntary action","volume":"8","author":[{"family":"Libet","given":"Benjamin"}],"issued":{"date-parts":[["1985",12]]}}}],"schema":"https://github.com/citation-style-language/schema/raw/master/csl-citation.json"} </w:instrText>
      </w:r>
      <w:r w:rsidR="006D3043" w:rsidRPr="00E04D64">
        <w:rPr>
          <w:sz w:val="24"/>
          <w:szCs w:val="24"/>
        </w:rPr>
        <w:fldChar w:fldCharType="separate"/>
      </w:r>
      <w:r w:rsidR="00FD2558" w:rsidRPr="00FD2558">
        <w:rPr>
          <w:sz w:val="24"/>
        </w:rPr>
        <w:t>(37, 38)</w:t>
      </w:r>
      <w:r w:rsidR="006D3043" w:rsidRPr="00E04D64">
        <w:rPr>
          <w:sz w:val="24"/>
          <w:szCs w:val="24"/>
        </w:rPr>
        <w:fldChar w:fldCharType="end"/>
      </w:r>
      <w:r w:rsidR="00803E2B" w:rsidRPr="00E04D64">
        <w:rPr>
          <w:sz w:val="24"/>
          <w:szCs w:val="24"/>
        </w:rPr>
        <w:t xml:space="preserve"> </w:t>
      </w:r>
      <w:r w:rsidR="001A186F" w:rsidRPr="00E04D64">
        <w:rPr>
          <w:sz w:val="24"/>
          <w:szCs w:val="24"/>
        </w:rPr>
        <w:t>and cannot be modeled with a linear impedance model. They were</w:t>
      </w:r>
      <w:r w:rsidR="00284E98" w:rsidRPr="00E04D64">
        <w:rPr>
          <w:sz w:val="24"/>
          <w:szCs w:val="24"/>
        </w:rPr>
        <w:t>,</w:t>
      </w:r>
      <w:r w:rsidR="001A186F" w:rsidRPr="00E04D64">
        <w:rPr>
          <w:sz w:val="24"/>
          <w:szCs w:val="24"/>
        </w:rPr>
        <w:t xml:space="preserve"> however</w:t>
      </w:r>
      <w:r w:rsidR="00284E98" w:rsidRPr="00E04D64">
        <w:rPr>
          <w:sz w:val="24"/>
          <w:szCs w:val="24"/>
        </w:rPr>
        <w:t>,</w:t>
      </w:r>
      <w:r w:rsidR="001A186F" w:rsidRPr="00E04D64">
        <w:rPr>
          <w:sz w:val="24"/>
          <w:szCs w:val="24"/>
        </w:rPr>
        <w:t xml:space="preserve"> considered not dominant even after 200 </w:t>
      </w:r>
      <w:proofErr w:type="spellStart"/>
      <w:r w:rsidR="001A186F" w:rsidRPr="00E04D64">
        <w:rPr>
          <w:sz w:val="24"/>
          <w:szCs w:val="24"/>
        </w:rPr>
        <w:t>ms</w:t>
      </w:r>
      <w:proofErr w:type="spellEnd"/>
      <w:r w:rsidR="001A186F" w:rsidRPr="00E04D64">
        <w:rPr>
          <w:sz w:val="24"/>
          <w:szCs w:val="24"/>
        </w:rPr>
        <w:t xml:space="preserve"> </w:t>
      </w:r>
      <w:r w:rsidR="006D3043" w:rsidRPr="00E04D64">
        <w:rPr>
          <w:sz w:val="24"/>
          <w:szCs w:val="24"/>
        </w:rPr>
        <w:fldChar w:fldCharType="begin"/>
      </w:r>
      <w:r w:rsidR="00FD2558">
        <w:rPr>
          <w:sz w:val="24"/>
          <w:szCs w:val="24"/>
        </w:rPr>
        <w:instrText xml:space="preserve"> ADDIN ZOTERO_ITEM CSL_CITATION {"citationID":"ANEAMAr2","properties":{"formattedCitation":"(13, 36)","plainCitation":"(13, 36)","noteIndex":0},"citationItems":[{"id":8,"uris":["http://zotero.org/users/5243746/items/GD8ZXAQ4"],"itemData":{"id":8,"type":"article-journal","abstract":"The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S."},{"family":"Billard","given":"A."}],"issued":{"date-parts":[["2015",2]]}}}],"schema":"https://github.com/citation-style-language/schema/raw/master/csl-citation.json"} </w:instrText>
      </w:r>
      <w:r w:rsidR="006D3043" w:rsidRPr="00E04D64">
        <w:rPr>
          <w:sz w:val="24"/>
          <w:szCs w:val="24"/>
        </w:rPr>
        <w:fldChar w:fldCharType="separate"/>
      </w:r>
      <w:r w:rsidR="00FD2558" w:rsidRPr="00FD2558">
        <w:rPr>
          <w:sz w:val="24"/>
        </w:rPr>
        <w:t>(13, 36)</w:t>
      </w:r>
      <w:r w:rsidR="006D3043" w:rsidRPr="00E04D64">
        <w:rPr>
          <w:sz w:val="24"/>
          <w:szCs w:val="24"/>
        </w:rPr>
        <w:fldChar w:fldCharType="end"/>
      </w:r>
      <w:r w:rsidR="001A186F" w:rsidRPr="00E04D64">
        <w:rPr>
          <w:sz w:val="24"/>
          <w:szCs w:val="24"/>
        </w:rPr>
        <w:t>.</w:t>
      </w:r>
    </w:p>
    <w:p w14:paraId="7BD0010E" w14:textId="64394384" w:rsidR="0070663D" w:rsidRPr="00E04D64" w:rsidRDefault="00FD0527" w:rsidP="00E04D64">
      <w:pPr>
        <w:pStyle w:val="Titre2"/>
        <w:spacing w:before="152" w:line="360" w:lineRule="auto"/>
        <w:rPr>
          <w:sz w:val="24"/>
          <w:szCs w:val="24"/>
        </w:rPr>
      </w:pPr>
      <w:r w:rsidRPr="00E04D64">
        <w:rPr>
          <w:sz w:val="24"/>
          <w:szCs w:val="24"/>
        </w:rPr>
        <w:t>Experiment</w:t>
      </w:r>
      <w:r w:rsidR="004B7B09" w:rsidRPr="00E04D64">
        <w:rPr>
          <w:sz w:val="24"/>
          <w:szCs w:val="24"/>
        </w:rPr>
        <w:t>al protocol</w:t>
      </w:r>
    </w:p>
    <w:p w14:paraId="7008C395" w14:textId="4AEE1254" w:rsidR="008825C8" w:rsidRPr="00E04D64" w:rsidRDefault="00FD0527" w:rsidP="00E04D64">
      <w:pPr>
        <w:pStyle w:val="Corpsdetexte"/>
        <w:spacing w:before="112" w:line="360" w:lineRule="auto"/>
        <w:ind w:left="113" w:right="113"/>
        <w:jc w:val="both"/>
        <w:rPr>
          <w:sz w:val="24"/>
          <w:szCs w:val="24"/>
        </w:rPr>
      </w:pPr>
      <w:r w:rsidRPr="00E04D64">
        <w:rPr>
          <w:sz w:val="24"/>
          <w:szCs w:val="24"/>
        </w:rPr>
        <w:t>T</w:t>
      </w:r>
      <w:r w:rsidR="004B7B09" w:rsidRPr="00E04D64">
        <w:rPr>
          <w:sz w:val="24"/>
          <w:szCs w:val="24"/>
        </w:rPr>
        <w:t xml:space="preserve">wo </w:t>
      </w:r>
      <w:r w:rsidRPr="00E04D64">
        <w:rPr>
          <w:sz w:val="24"/>
          <w:szCs w:val="24"/>
        </w:rPr>
        <w:t>experiment</w:t>
      </w:r>
      <w:r w:rsidR="004B7B09" w:rsidRPr="00E04D64">
        <w:rPr>
          <w:sz w:val="24"/>
          <w:szCs w:val="24"/>
        </w:rPr>
        <w:t>s</w:t>
      </w:r>
      <w:r w:rsidRPr="00E04D64">
        <w:rPr>
          <w:sz w:val="24"/>
          <w:szCs w:val="24"/>
        </w:rPr>
        <w:t xml:space="preserve"> </w:t>
      </w:r>
      <w:r w:rsidR="00A50DEF" w:rsidRPr="00E04D64">
        <w:rPr>
          <w:sz w:val="24"/>
          <w:szCs w:val="24"/>
        </w:rPr>
        <w:t xml:space="preserve">(Experiment P, Experiment H) </w:t>
      </w:r>
      <w:r w:rsidRPr="00E04D64">
        <w:rPr>
          <w:sz w:val="24"/>
          <w:szCs w:val="24"/>
        </w:rPr>
        <w:t xml:space="preserve">occurred during two sessions on the same </w:t>
      </w:r>
      <w:r w:rsidR="004F4894" w:rsidRPr="00E04D64">
        <w:rPr>
          <w:sz w:val="24"/>
          <w:szCs w:val="24"/>
        </w:rPr>
        <w:t>day (for all but three partici</w:t>
      </w:r>
      <w:r w:rsidRPr="00E04D64">
        <w:rPr>
          <w:sz w:val="24"/>
          <w:szCs w:val="24"/>
        </w:rPr>
        <w:t>pants) separated by at least 45</w:t>
      </w:r>
      <w:r w:rsidR="00143F7F" w:rsidRPr="00E04D64">
        <w:rPr>
          <w:sz w:val="24"/>
          <w:szCs w:val="24"/>
        </w:rPr>
        <w:t xml:space="preserve"> </w:t>
      </w:r>
      <w:r w:rsidRPr="00E04D64">
        <w:rPr>
          <w:sz w:val="24"/>
          <w:szCs w:val="24"/>
        </w:rPr>
        <w:t>min</w:t>
      </w:r>
      <w:r w:rsidR="00A50DEF" w:rsidRPr="00E04D64">
        <w:rPr>
          <w:sz w:val="24"/>
          <w:szCs w:val="24"/>
        </w:rPr>
        <w:t>. E</w:t>
      </w:r>
      <w:r w:rsidRPr="00E04D64">
        <w:rPr>
          <w:sz w:val="24"/>
          <w:szCs w:val="24"/>
        </w:rPr>
        <w:t>ach session lasted 30</w:t>
      </w:r>
      <w:r w:rsidR="00143F7F" w:rsidRPr="00E04D64">
        <w:rPr>
          <w:sz w:val="24"/>
          <w:szCs w:val="24"/>
        </w:rPr>
        <w:t xml:space="preserve"> </w:t>
      </w:r>
      <w:r w:rsidRPr="00E04D64">
        <w:rPr>
          <w:sz w:val="24"/>
          <w:szCs w:val="24"/>
        </w:rPr>
        <w:t xml:space="preserve">min on average. The </w:t>
      </w:r>
      <w:r w:rsidRPr="00E04D64">
        <w:rPr>
          <w:sz w:val="24"/>
          <w:szCs w:val="24"/>
        </w:rPr>
        <w:lastRenderedPageBreak/>
        <w:t xml:space="preserve">first session </w:t>
      </w:r>
      <w:r w:rsidR="00107A0E" w:rsidRPr="00E04D64">
        <w:rPr>
          <w:sz w:val="24"/>
          <w:szCs w:val="24"/>
        </w:rPr>
        <w:t xml:space="preserve">(Session 1) </w:t>
      </w:r>
      <w:r w:rsidR="004B7B09" w:rsidRPr="00E04D64">
        <w:rPr>
          <w:sz w:val="24"/>
          <w:szCs w:val="24"/>
        </w:rPr>
        <w:t>consisted of a familiarization phase</w:t>
      </w:r>
      <w:r w:rsidR="00164B43">
        <w:rPr>
          <w:sz w:val="24"/>
          <w:szCs w:val="24"/>
        </w:rPr>
        <w:t>,</w:t>
      </w:r>
      <w:r w:rsidR="004B7B09" w:rsidRPr="00E04D64">
        <w:rPr>
          <w:sz w:val="24"/>
          <w:szCs w:val="24"/>
        </w:rPr>
        <w:t xml:space="preserve"> and </w:t>
      </w:r>
      <w:r w:rsidRPr="00E04D64">
        <w:rPr>
          <w:sz w:val="24"/>
          <w:szCs w:val="24"/>
        </w:rPr>
        <w:t>two trials of 5</w:t>
      </w:r>
      <w:r w:rsidR="00203CD1" w:rsidRPr="00E04D64">
        <w:rPr>
          <w:sz w:val="24"/>
          <w:szCs w:val="24"/>
        </w:rPr>
        <w:t xml:space="preserve"> </w:t>
      </w:r>
      <w:r w:rsidRPr="00E04D64">
        <w:rPr>
          <w:sz w:val="24"/>
          <w:szCs w:val="24"/>
        </w:rPr>
        <w:t>min</w:t>
      </w:r>
      <w:r w:rsidRPr="00E04D64">
        <w:rPr>
          <w:spacing w:val="-9"/>
          <w:sz w:val="24"/>
          <w:szCs w:val="24"/>
        </w:rPr>
        <w:t xml:space="preserve"> </w:t>
      </w:r>
      <w:r w:rsidRPr="00E04D64">
        <w:rPr>
          <w:sz w:val="24"/>
          <w:szCs w:val="24"/>
        </w:rPr>
        <w:t>each</w:t>
      </w:r>
      <w:r w:rsidRPr="00E04D64">
        <w:rPr>
          <w:spacing w:val="-8"/>
          <w:sz w:val="24"/>
          <w:szCs w:val="24"/>
        </w:rPr>
        <w:t xml:space="preserve"> </w:t>
      </w:r>
      <w:proofErr w:type="gramStart"/>
      <w:r w:rsidRPr="00E04D64">
        <w:rPr>
          <w:sz w:val="24"/>
          <w:szCs w:val="24"/>
        </w:rPr>
        <w:t>were</w:t>
      </w:r>
      <w:r w:rsidRPr="00E04D64">
        <w:rPr>
          <w:spacing w:val="-8"/>
          <w:sz w:val="24"/>
          <w:szCs w:val="24"/>
        </w:rPr>
        <w:t xml:space="preserve"> </w:t>
      </w:r>
      <w:r w:rsidRPr="00E04D64">
        <w:rPr>
          <w:sz w:val="24"/>
          <w:szCs w:val="24"/>
        </w:rPr>
        <w:t>conducted</w:t>
      </w:r>
      <w:proofErr w:type="gramEnd"/>
      <w:r w:rsidRPr="00E04D64">
        <w:rPr>
          <w:spacing w:val="-8"/>
          <w:sz w:val="24"/>
          <w:szCs w:val="24"/>
        </w:rPr>
        <w:t xml:space="preserve"> </w:t>
      </w:r>
      <w:r w:rsidRPr="00E04D64">
        <w:rPr>
          <w:sz w:val="24"/>
          <w:szCs w:val="24"/>
        </w:rPr>
        <w:t>with</w:t>
      </w:r>
      <w:r w:rsidRPr="00E04D64">
        <w:rPr>
          <w:spacing w:val="-9"/>
          <w:sz w:val="24"/>
          <w:szCs w:val="24"/>
        </w:rPr>
        <w:t xml:space="preserve"> </w:t>
      </w:r>
      <w:r w:rsidRPr="00E04D64">
        <w:rPr>
          <w:sz w:val="24"/>
          <w:szCs w:val="24"/>
        </w:rPr>
        <w:t>a</w:t>
      </w:r>
      <w:r w:rsidRPr="00E04D64">
        <w:rPr>
          <w:spacing w:val="-8"/>
          <w:sz w:val="24"/>
          <w:szCs w:val="24"/>
        </w:rPr>
        <w:t xml:space="preserve"> </w:t>
      </w:r>
      <w:r w:rsidR="00164B43">
        <w:rPr>
          <w:sz w:val="24"/>
          <w:szCs w:val="24"/>
        </w:rPr>
        <w:t>brief</w:t>
      </w:r>
      <w:r w:rsidRPr="00E04D64">
        <w:rPr>
          <w:spacing w:val="-8"/>
          <w:sz w:val="24"/>
          <w:szCs w:val="24"/>
        </w:rPr>
        <w:t xml:space="preserve"> </w:t>
      </w:r>
      <w:r w:rsidRPr="00E04D64">
        <w:rPr>
          <w:sz w:val="24"/>
          <w:szCs w:val="24"/>
        </w:rPr>
        <w:t>pause</w:t>
      </w:r>
      <w:r w:rsidRPr="00E04D64">
        <w:rPr>
          <w:spacing w:val="-8"/>
          <w:sz w:val="24"/>
          <w:szCs w:val="24"/>
        </w:rPr>
        <w:t xml:space="preserve"> </w:t>
      </w:r>
      <w:r w:rsidRPr="00E04D64">
        <w:rPr>
          <w:sz w:val="24"/>
          <w:szCs w:val="24"/>
        </w:rPr>
        <w:t>in</w:t>
      </w:r>
      <w:r w:rsidRPr="00E04D64">
        <w:rPr>
          <w:spacing w:val="-8"/>
          <w:sz w:val="24"/>
          <w:szCs w:val="24"/>
        </w:rPr>
        <w:t xml:space="preserve"> </w:t>
      </w:r>
      <w:r w:rsidRPr="00E04D64">
        <w:rPr>
          <w:sz w:val="24"/>
          <w:szCs w:val="24"/>
        </w:rPr>
        <w:t>between.</w:t>
      </w:r>
      <w:r w:rsidRPr="00E04D64">
        <w:rPr>
          <w:spacing w:val="6"/>
          <w:sz w:val="24"/>
          <w:szCs w:val="24"/>
        </w:rPr>
        <w:t xml:space="preserve"> </w:t>
      </w:r>
      <w:r w:rsidR="004B7B09" w:rsidRPr="00E04D64">
        <w:rPr>
          <w:spacing w:val="6"/>
          <w:sz w:val="24"/>
          <w:szCs w:val="24"/>
        </w:rPr>
        <w:t xml:space="preserve">Participants started the first trial when confident enough with the ball-bouncing task. </w:t>
      </w:r>
      <w:r w:rsidRPr="00E04D64">
        <w:rPr>
          <w:sz w:val="24"/>
          <w:szCs w:val="24"/>
        </w:rPr>
        <w:t>The second session</w:t>
      </w:r>
      <w:r w:rsidR="00107A0E" w:rsidRPr="00E04D64">
        <w:rPr>
          <w:sz w:val="24"/>
          <w:szCs w:val="24"/>
        </w:rPr>
        <w:t xml:space="preserve"> (Session 2)</w:t>
      </w:r>
      <w:r w:rsidRPr="00E04D64">
        <w:rPr>
          <w:sz w:val="24"/>
          <w:szCs w:val="24"/>
        </w:rPr>
        <w:t xml:space="preserve"> </w:t>
      </w:r>
      <w:r w:rsidR="004B7B09" w:rsidRPr="00E04D64">
        <w:rPr>
          <w:sz w:val="24"/>
          <w:szCs w:val="24"/>
        </w:rPr>
        <w:t xml:space="preserve">consisted of </w:t>
      </w:r>
      <w:r w:rsidRPr="00E04D64">
        <w:rPr>
          <w:sz w:val="24"/>
          <w:szCs w:val="24"/>
        </w:rPr>
        <w:t>three other trials of 5</w:t>
      </w:r>
      <w:r w:rsidR="00203CD1" w:rsidRPr="00E04D64">
        <w:rPr>
          <w:sz w:val="24"/>
          <w:szCs w:val="24"/>
        </w:rPr>
        <w:t xml:space="preserve"> </w:t>
      </w:r>
      <w:r w:rsidRPr="00E04D64">
        <w:rPr>
          <w:sz w:val="24"/>
          <w:szCs w:val="24"/>
        </w:rPr>
        <w:t xml:space="preserve">min each, </w:t>
      </w:r>
      <w:r w:rsidR="004B7B09" w:rsidRPr="00E04D64">
        <w:rPr>
          <w:sz w:val="24"/>
          <w:szCs w:val="24"/>
        </w:rPr>
        <w:t xml:space="preserve">also </w:t>
      </w:r>
      <w:r w:rsidRPr="00E04D64">
        <w:rPr>
          <w:sz w:val="24"/>
          <w:szCs w:val="24"/>
        </w:rPr>
        <w:t>separated by small pause</w:t>
      </w:r>
      <w:r w:rsidR="004B7B09" w:rsidRPr="00E04D64">
        <w:rPr>
          <w:sz w:val="24"/>
          <w:szCs w:val="24"/>
        </w:rPr>
        <w:t>s</w:t>
      </w:r>
      <w:r w:rsidRPr="00E04D64">
        <w:rPr>
          <w:sz w:val="24"/>
          <w:szCs w:val="24"/>
        </w:rPr>
        <w:t xml:space="preserve"> to </w:t>
      </w:r>
      <w:r w:rsidR="004B7B09" w:rsidRPr="00E04D64">
        <w:rPr>
          <w:sz w:val="24"/>
          <w:szCs w:val="24"/>
        </w:rPr>
        <w:t xml:space="preserve">limit </w:t>
      </w:r>
      <w:r w:rsidRPr="00E04D64">
        <w:rPr>
          <w:sz w:val="24"/>
          <w:szCs w:val="24"/>
        </w:rPr>
        <w:t xml:space="preserve">fatigue. </w:t>
      </w:r>
    </w:p>
    <w:p w14:paraId="709D43D1" w14:textId="6D883841" w:rsidR="0070663D" w:rsidRPr="00E04D64" w:rsidRDefault="004B7B09" w:rsidP="00E04D64">
      <w:pPr>
        <w:pStyle w:val="Corpsdetexte"/>
        <w:spacing w:before="111" w:line="360" w:lineRule="auto"/>
        <w:ind w:left="113" w:right="111"/>
        <w:jc w:val="both"/>
        <w:rPr>
          <w:sz w:val="24"/>
          <w:szCs w:val="24"/>
        </w:rPr>
      </w:pPr>
      <w:r w:rsidRPr="00E04D64">
        <w:rPr>
          <w:sz w:val="24"/>
          <w:szCs w:val="24"/>
        </w:rPr>
        <w:t xml:space="preserve">Experiment </w:t>
      </w:r>
      <w:r w:rsidR="00203CD1" w:rsidRPr="00E04D64">
        <w:rPr>
          <w:sz w:val="24"/>
          <w:szCs w:val="24"/>
        </w:rPr>
        <w:t>P</w:t>
      </w:r>
      <w:r w:rsidRPr="00E04D64">
        <w:rPr>
          <w:sz w:val="24"/>
          <w:szCs w:val="24"/>
        </w:rPr>
        <w:t xml:space="preserve"> was composed of three trials: either the two trials of Session 1 and </w:t>
      </w:r>
      <w:r w:rsidR="00893860">
        <w:rPr>
          <w:sz w:val="24"/>
          <w:szCs w:val="24"/>
        </w:rPr>
        <w:t xml:space="preserve">the </w:t>
      </w:r>
      <w:r w:rsidRPr="00E04D64">
        <w:rPr>
          <w:sz w:val="24"/>
          <w:szCs w:val="24"/>
        </w:rPr>
        <w:t>last trial of Session 2, or the three trials of Session</w:t>
      </w:r>
      <w:r w:rsidR="00E30BDB" w:rsidRPr="00E04D64">
        <w:rPr>
          <w:sz w:val="24"/>
          <w:szCs w:val="24"/>
        </w:rPr>
        <w:t xml:space="preserve"> </w:t>
      </w:r>
      <w:r w:rsidR="00203CD1" w:rsidRPr="00E04D64">
        <w:rPr>
          <w:sz w:val="24"/>
          <w:szCs w:val="24"/>
        </w:rPr>
        <w:t>2.</w:t>
      </w:r>
      <w:r w:rsidRPr="00E04D64">
        <w:rPr>
          <w:sz w:val="24"/>
          <w:szCs w:val="24"/>
        </w:rPr>
        <w:t xml:space="preserve"> T</w:t>
      </w:r>
      <w:r w:rsidR="00203CD1" w:rsidRPr="00E04D64">
        <w:rPr>
          <w:sz w:val="24"/>
          <w:szCs w:val="24"/>
        </w:rPr>
        <w:t>he t</w:t>
      </w:r>
      <w:r w:rsidR="00FD0527" w:rsidRPr="00E04D64">
        <w:rPr>
          <w:sz w:val="24"/>
          <w:szCs w:val="24"/>
        </w:rPr>
        <w:t>arget</w:t>
      </w:r>
      <w:r w:rsidR="00FD0527" w:rsidRPr="00E04D64">
        <w:rPr>
          <w:spacing w:val="-8"/>
          <w:sz w:val="24"/>
          <w:szCs w:val="24"/>
        </w:rPr>
        <w:t xml:space="preserve"> </w:t>
      </w:r>
      <w:r w:rsidR="00FD0527" w:rsidRPr="00E04D64">
        <w:rPr>
          <w:sz w:val="24"/>
          <w:szCs w:val="24"/>
        </w:rPr>
        <w:t>height</w:t>
      </w:r>
      <w:r w:rsidR="00FD0527" w:rsidRPr="00E04D64">
        <w:rPr>
          <w:spacing w:val="-8"/>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00FD0527" w:rsidRPr="00E04D64">
        <w:rPr>
          <w:spacing w:val="-8"/>
          <w:sz w:val="24"/>
          <w:szCs w:val="24"/>
        </w:rPr>
        <w:t xml:space="preserve"> </w:t>
      </w:r>
      <w:proofErr w:type="gramStart"/>
      <w:r w:rsidR="00FD0527" w:rsidRPr="00E04D64">
        <w:rPr>
          <w:sz w:val="24"/>
          <w:szCs w:val="24"/>
        </w:rPr>
        <w:t>was</w:t>
      </w:r>
      <w:r w:rsidR="00FD0527" w:rsidRPr="00E04D64">
        <w:rPr>
          <w:spacing w:val="-8"/>
          <w:sz w:val="24"/>
          <w:szCs w:val="24"/>
        </w:rPr>
        <w:t xml:space="preserve"> </w:t>
      </w:r>
      <w:r w:rsidR="00FD0527" w:rsidRPr="00E04D64">
        <w:rPr>
          <w:sz w:val="24"/>
          <w:szCs w:val="24"/>
        </w:rPr>
        <w:t>fixed</w:t>
      </w:r>
      <w:proofErr w:type="gramEnd"/>
      <w:r w:rsidR="00FD0527" w:rsidRPr="00E04D64">
        <w:rPr>
          <w:spacing w:val="-8"/>
          <w:sz w:val="24"/>
          <w:szCs w:val="24"/>
        </w:rPr>
        <w:t xml:space="preserve"> </w:t>
      </w:r>
      <w:r w:rsidR="00FD0527" w:rsidRPr="00E04D64">
        <w:rPr>
          <w:sz w:val="24"/>
          <w:szCs w:val="24"/>
        </w:rPr>
        <w:t>at</w:t>
      </w:r>
      <w:r w:rsidR="00FD0527" w:rsidRPr="00E04D64">
        <w:rPr>
          <w:spacing w:val="-8"/>
          <w:sz w:val="24"/>
          <w:szCs w:val="24"/>
        </w:rPr>
        <w:t xml:space="preserve"> </w:t>
      </w:r>
      <w:r w:rsidR="00FD0527" w:rsidRPr="00E04D64">
        <w:rPr>
          <w:sz w:val="24"/>
          <w:szCs w:val="24"/>
        </w:rPr>
        <w:t>1.75m,</w:t>
      </w:r>
      <w:r w:rsidR="00FD0527" w:rsidRPr="00E04D64">
        <w:rPr>
          <w:spacing w:val="-7"/>
          <w:sz w:val="24"/>
          <w:szCs w:val="24"/>
        </w:rPr>
        <w:t xml:space="preserve"> </w:t>
      </w:r>
      <w:r w:rsidR="00893860">
        <w:rPr>
          <w:spacing w:val="-7"/>
          <w:sz w:val="24"/>
          <w:szCs w:val="24"/>
        </w:rPr>
        <w:t xml:space="preserve">and </w:t>
      </w:r>
      <w:r w:rsidR="00FD0527" w:rsidRPr="00E04D64">
        <w:rPr>
          <w:sz w:val="24"/>
          <w:szCs w:val="24"/>
        </w:rPr>
        <w:t xml:space="preserve">the three cyclic phases </w:t>
      </w:r>
      <m:oMath>
        <m:r>
          <w:rPr>
            <w:rFonts w:ascii="Cambria Math" w:hAnsi="Cambria Math"/>
            <w:sz w:val="24"/>
            <w:szCs w:val="24"/>
          </w:rPr>
          <m:t>φ</m:t>
        </m:r>
      </m:oMath>
      <w:r w:rsidR="00FD0527" w:rsidRPr="00E04D64">
        <w:rPr>
          <w:sz w:val="24"/>
          <w:szCs w:val="24"/>
        </w:rPr>
        <w:t xml:space="preserve"> </w:t>
      </w:r>
      <w:r w:rsidR="00203CD1" w:rsidRPr="00E04D64">
        <w:rPr>
          <w:sz w:val="24"/>
          <w:szCs w:val="24"/>
        </w:rPr>
        <w:t xml:space="preserve">were randomly </w:t>
      </w:r>
      <w:proofErr w:type="spellStart"/>
      <w:r w:rsidR="00203CD1" w:rsidRPr="00E04D64">
        <w:rPr>
          <w:sz w:val="24"/>
          <w:szCs w:val="24"/>
        </w:rPr>
        <w:t>perturbated</w:t>
      </w:r>
      <w:proofErr w:type="spellEnd"/>
      <w:r w:rsidR="00203CD1" w:rsidRPr="00E04D64">
        <w:rPr>
          <w:sz w:val="24"/>
          <w:szCs w:val="24"/>
        </w:rPr>
        <w:t xml:space="preserve"> </w:t>
      </w:r>
      <w:r w:rsidR="00FD0527" w:rsidRPr="00E04D64">
        <w:rPr>
          <w:sz w:val="24"/>
          <w:szCs w:val="24"/>
        </w:rPr>
        <w:t xml:space="preserve">in all trials. </w:t>
      </w:r>
    </w:p>
    <w:p w14:paraId="20679957" w14:textId="08910CA3" w:rsidR="0070663D" w:rsidRPr="00E04D64" w:rsidRDefault="00FD0527" w:rsidP="00E04D64">
      <w:pPr>
        <w:pStyle w:val="Corpsdetexte"/>
        <w:spacing w:before="111" w:line="360" w:lineRule="auto"/>
        <w:ind w:left="113" w:right="111"/>
        <w:jc w:val="both"/>
        <w:rPr>
          <w:sz w:val="24"/>
          <w:szCs w:val="24"/>
        </w:rPr>
      </w:pPr>
      <w:r w:rsidRPr="00E04D64">
        <w:rPr>
          <w:sz w:val="24"/>
          <w:szCs w:val="24"/>
        </w:rPr>
        <w:t xml:space="preserve">Experiment </w:t>
      </w:r>
      <w:r w:rsidR="00203CD1" w:rsidRPr="00E04D64">
        <w:rPr>
          <w:sz w:val="24"/>
          <w:szCs w:val="24"/>
        </w:rPr>
        <w:t>H</w:t>
      </w:r>
      <w:r w:rsidRPr="00E04D64">
        <w:rPr>
          <w:sz w:val="24"/>
          <w:szCs w:val="24"/>
        </w:rPr>
        <w:t xml:space="preserve"> was composed of two trials</w:t>
      </w:r>
      <w:r w:rsidR="004B7B09" w:rsidRPr="00E04D64">
        <w:rPr>
          <w:sz w:val="24"/>
          <w:szCs w:val="24"/>
        </w:rPr>
        <w:t xml:space="preserve"> (the two trials of Session 1 or the two first trials of Session 2)</w:t>
      </w:r>
      <w:r w:rsidRPr="00E04D64">
        <w:rPr>
          <w:sz w:val="24"/>
          <w:szCs w:val="24"/>
        </w:rPr>
        <w:t xml:space="preserve">. </w:t>
      </w:r>
      <w:r w:rsidR="00893860">
        <w:rPr>
          <w:sz w:val="24"/>
          <w:szCs w:val="24"/>
        </w:rPr>
        <w:t>The two trials randomly attributed a</w:t>
      </w:r>
      <w:r w:rsidRPr="00E04D64">
        <w:rPr>
          <w:sz w:val="24"/>
          <w:szCs w:val="24"/>
        </w:rPr>
        <w:t xml:space="preserve"> target height of either 1.5</w:t>
      </w:r>
      <w:r w:rsidR="00203CD1" w:rsidRPr="00E04D64">
        <w:rPr>
          <w:sz w:val="24"/>
          <w:szCs w:val="24"/>
        </w:rPr>
        <w:t xml:space="preserve"> </w:t>
      </w:r>
      <w:r w:rsidRPr="00E04D64">
        <w:rPr>
          <w:sz w:val="24"/>
          <w:szCs w:val="24"/>
        </w:rPr>
        <w:t>m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or</w:t>
      </w:r>
      <w:r w:rsidRPr="00E04D64">
        <w:rPr>
          <w:spacing w:val="-3"/>
          <w:sz w:val="24"/>
          <w:szCs w:val="24"/>
        </w:rPr>
        <w:t xml:space="preserve"> </w:t>
      </w:r>
      <w:r w:rsidRPr="00E04D64">
        <w:rPr>
          <w:sz w:val="24"/>
          <w:szCs w:val="24"/>
        </w:rPr>
        <w:t>2</w:t>
      </w:r>
      <w:r w:rsidR="00203CD1" w:rsidRPr="00E04D64">
        <w:rPr>
          <w:sz w:val="24"/>
          <w:szCs w:val="24"/>
        </w:rPr>
        <w:t xml:space="preserve"> </w:t>
      </w:r>
      <w:r w:rsidRPr="00E04D64">
        <w:rPr>
          <w:sz w:val="24"/>
          <w:szCs w:val="24"/>
        </w:rPr>
        <w:t>m</w:t>
      </w:r>
      <w:r w:rsidRPr="00E04D64">
        <w:rPr>
          <w:spacing w:val="-3"/>
          <w:sz w:val="24"/>
          <w:szCs w:val="24"/>
        </w:rPr>
        <w:t xml:space="preserve"> </w:t>
      </w:r>
      <w:r w:rsidR="00810F44" w:rsidRPr="00E04D64">
        <w:rPr>
          <w:sz w:val="24"/>
          <w:szCs w:val="24"/>
        </w:rPr>
        <w:t>(</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Pr="00E04D64">
        <w:rPr>
          <w:sz w:val="24"/>
          <w:szCs w:val="24"/>
        </w:rPr>
        <w:t xml:space="preserve">). In this experiment, all perturbations </w:t>
      </w:r>
      <w:r w:rsidR="004B7B09" w:rsidRPr="00E04D64">
        <w:rPr>
          <w:sz w:val="24"/>
          <w:szCs w:val="24"/>
        </w:rPr>
        <w:t xml:space="preserve">occurred </w:t>
      </w:r>
      <w:r w:rsidR="00203CD1" w:rsidRPr="00E04D64">
        <w:rPr>
          <w:sz w:val="24"/>
          <w:szCs w:val="24"/>
        </w:rPr>
        <w:t xml:space="preserve">at </w:t>
      </w:r>
      <w:proofErr w:type="gramStart"/>
      <w:r w:rsidR="00203CD1" w:rsidRPr="00E04D64">
        <w:rPr>
          <w:sz w:val="24"/>
          <w:szCs w:val="24"/>
        </w:rPr>
        <w:t>phase</w:t>
      </w:r>
      <w:r w:rsidRPr="00E04D64">
        <w:rPr>
          <w:spacing w:val="-15"/>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w:t>
      </w:r>
    </w:p>
    <w:p w14:paraId="7AAB9417" w14:textId="3D262E30" w:rsidR="00A816E4" w:rsidRPr="00E04D64" w:rsidRDefault="00E310A5" w:rsidP="00E04D64">
      <w:pPr>
        <w:pStyle w:val="Corpsdetexte"/>
        <w:spacing w:before="111" w:line="360" w:lineRule="auto"/>
        <w:ind w:left="113" w:right="111"/>
        <w:jc w:val="both"/>
        <w:rPr>
          <w:sz w:val="24"/>
          <w:szCs w:val="24"/>
        </w:rPr>
      </w:pPr>
      <w:r w:rsidRPr="00E04D64">
        <w:rPr>
          <w:sz w:val="24"/>
          <w:szCs w:val="24"/>
        </w:rPr>
        <w:t xml:space="preserve">Participants were randomly selected to start with Experiment H </w:t>
      </w:r>
      <w:r w:rsidR="00A50DEF" w:rsidRPr="00E04D64">
        <w:rPr>
          <w:sz w:val="24"/>
          <w:szCs w:val="24"/>
        </w:rPr>
        <w:t>(</w:t>
      </w:r>
      <w:r w:rsidR="00EC2C2B" w:rsidRPr="00E04D64">
        <w:rPr>
          <w:sz w:val="24"/>
          <w:szCs w:val="24"/>
        </w:rPr>
        <w:t>17</w:t>
      </w:r>
      <w:r w:rsidR="00491552" w:rsidRPr="00E04D64">
        <w:rPr>
          <w:sz w:val="24"/>
          <w:szCs w:val="24"/>
        </w:rPr>
        <w:t xml:space="preserve"> participants</w:t>
      </w:r>
      <w:r w:rsidR="00A50DEF" w:rsidRPr="00E04D64">
        <w:rPr>
          <w:sz w:val="24"/>
          <w:szCs w:val="24"/>
        </w:rPr>
        <w:t xml:space="preserve">) </w:t>
      </w:r>
      <w:r w:rsidRPr="00E04D64">
        <w:rPr>
          <w:sz w:val="24"/>
          <w:szCs w:val="24"/>
        </w:rPr>
        <w:t>or Experiment P</w:t>
      </w:r>
      <w:r w:rsidR="00A50DEF" w:rsidRPr="00E04D64">
        <w:rPr>
          <w:sz w:val="24"/>
          <w:szCs w:val="24"/>
        </w:rPr>
        <w:t xml:space="preserve"> (</w:t>
      </w:r>
      <w:r w:rsidR="00EC2C2B" w:rsidRPr="00E04D64">
        <w:rPr>
          <w:sz w:val="24"/>
          <w:szCs w:val="24"/>
        </w:rPr>
        <w:t>14</w:t>
      </w:r>
      <w:r w:rsidR="00491552" w:rsidRPr="00E04D64">
        <w:rPr>
          <w:sz w:val="24"/>
          <w:szCs w:val="24"/>
        </w:rPr>
        <w:t xml:space="preserve"> participants</w:t>
      </w:r>
      <w:r w:rsidR="00A50DEF" w:rsidRPr="00E04D64">
        <w:rPr>
          <w:sz w:val="24"/>
          <w:szCs w:val="24"/>
        </w:rPr>
        <w:t>)</w:t>
      </w:r>
      <w:r w:rsidRPr="00E04D64">
        <w:rPr>
          <w:sz w:val="24"/>
          <w:szCs w:val="24"/>
        </w:rPr>
        <w:t xml:space="preserve">, which </w:t>
      </w:r>
      <w:r w:rsidR="00A50DEF" w:rsidRPr="00E04D64">
        <w:rPr>
          <w:sz w:val="24"/>
          <w:szCs w:val="24"/>
        </w:rPr>
        <w:t xml:space="preserve">parted the participants into </w:t>
      </w:r>
      <w:r w:rsidRPr="00E04D64">
        <w:rPr>
          <w:sz w:val="24"/>
          <w:szCs w:val="24"/>
        </w:rPr>
        <w:t xml:space="preserve">two </w:t>
      </w:r>
      <w:r w:rsidR="00EC2C2B" w:rsidRPr="00E04D64">
        <w:rPr>
          <w:sz w:val="24"/>
          <w:szCs w:val="24"/>
        </w:rPr>
        <w:t>experiment-order</w:t>
      </w:r>
      <w:r w:rsidR="00A50DEF" w:rsidRPr="00E04D64">
        <w:rPr>
          <w:sz w:val="24"/>
          <w:szCs w:val="24"/>
        </w:rPr>
        <w:t xml:space="preserve"> sub</w:t>
      </w:r>
      <w:r w:rsidRPr="00E04D64">
        <w:rPr>
          <w:sz w:val="24"/>
          <w:szCs w:val="24"/>
        </w:rPr>
        <w:t>groups</w:t>
      </w:r>
      <w:r w:rsidR="00A50DEF" w:rsidRPr="00E04D64">
        <w:rPr>
          <w:sz w:val="24"/>
          <w:szCs w:val="24"/>
        </w:rPr>
        <w:t xml:space="preserve">. After each experiment, participants </w:t>
      </w:r>
      <w:proofErr w:type="gramStart"/>
      <w:r w:rsidR="00A50DEF" w:rsidRPr="00E04D64">
        <w:rPr>
          <w:sz w:val="24"/>
          <w:szCs w:val="24"/>
        </w:rPr>
        <w:t>were asked</w:t>
      </w:r>
      <w:proofErr w:type="gramEnd"/>
      <w:r w:rsidR="00A50DEF" w:rsidRPr="00E04D64">
        <w:rPr>
          <w:sz w:val="24"/>
          <w:szCs w:val="24"/>
        </w:rPr>
        <w:t xml:space="preserve"> to report their perception of haptic feedback and perturbations.</w:t>
      </w:r>
    </w:p>
    <w:p w14:paraId="4172639D" w14:textId="77777777" w:rsidR="0070663D" w:rsidRPr="00E04D64" w:rsidRDefault="00FD0527" w:rsidP="00E04D64">
      <w:pPr>
        <w:pStyle w:val="Titre2"/>
        <w:spacing w:before="152" w:line="360" w:lineRule="auto"/>
        <w:rPr>
          <w:sz w:val="24"/>
          <w:szCs w:val="24"/>
        </w:rPr>
      </w:pPr>
      <w:r w:rsidRPr="00E04D64">
        <w:rPr>
          <w:sz w:val="24"/>
          <w:szCs w:val="24"/>
        </w:rPr>
        <w:t>Data analysis</w:t>
      </w:r>
    </w:p>
    <w:p w14:paraId="14998D76" w14:textId="1237B438" w:rsidR="0070663D" w:rsidRDefault="00FD0527" w:rsidP="00E04D64">
      <w:pPr>
        <w:pStyle w:val="Corpsdetexte"/>
        <w:spacing w:before="111" w:line="360" w:lineRule="auto"/>
        <w:ind w:left="113" w:right="113"/>
        <w:jc w:val="both"/>
        <w:rPr>
          <w:sz w:val="24"/>
          <w:szCs w:val="24"/>
        </w:rPr>
      </w:pPr>
      <w:r w:rsidRPr="00E04D64">
        <w:rPr>
          <w:sz w:val="24"/>
          <w:szCs w:val="24"/>
        </w:rPr>
        <w:t xml:space="preserve">With 31 participants, 155 trials </w:t>
      </w:r>
      <w:proofErr w:type="gramStart"/>
      <w:r w:rsidRPr="00E04D64">
        <w:rPr>
          <w:sz w:val="24"/>
          <w:szCs w:val="24"/>
        </w:rPr>
        <w:t>were conducted</w:t>
      </w:r>
      <w:proofErr w:type="gramEnd"/>
      <w:r w:rsidRPr="00E04D64">
        <w:rPr>
          <w:sz w:val="24"/>
          <w:szCs w:val="24"/>
        </w:rPr>
        <w:t xml:space="preserve"> that represent more than 14h of recording without considering familiarizatio</w:t>
      </w:r>
      <w:r w:rsidR="00810F44" w:rsidRPr="00E04D64">
        <w:rPr>
          <w:sz w:val="24"/>
          <w:szCs w:val="24"/>
        </w:rPr>
        <w:t xml:space="preserve">n. All data acquired </w:t>
      </w:r>
      <w:proofErr w:type="gramStart"/>
      <w:r w:rsidR="00810F44" w:rsidRPr="00E04D64">
        <w:rPr>
          <w:sz w:val="24"/>
          <w:szCs w:val="24"/>
        </w:rPr>
        <w:t>was inter</w:t>
      </w:r>
      <w:r w:rsidRPr="00E04D64">
        <w:rPr>
          <w:sz w:val="24"/>
          <w:szCs w:val="24"/>
        </w:rPr>
        <w:t>polated</w:t>
      </w:r>
      <w:proofErr w:type="gramEnd"/>
      <w:r w:rsidRPr="00E04D64">
        <w:rPr>
          <w:spacing w:val="-8"/>
          <w:sz w:val="24"/>
          <w:szCs w:val="24"/>
        </w:rPr>
        <w:t xml:space="preserve"> </w:t>
      </w:r>
      <w:r w:rsidRPr="00E04D64">
        <w:rPr>
          <w:sz w:val="24"/>
          <w:szCs w:val="24"/>
        </w:rPr>
        <w:t>on</w:t>
      </w:r>
      <w:r w:rsidRPr="00E04D64">
        <w:rPr>
          <w:spacing w:val="-8"/>
          <w:sz w:val="24"/>
          <w:szCs w:val="24"/>
        </w:rPr>
        <w:t xml:space="preserve"> </w:t>
      </w:r>
      <w:r w:rsidRPr="00E04D64">
        <w:rPr>
          <w:sz w:val="24"/>
          <w:szCs w:val="24"/>
        </w:rPr>
        <w:t>a</w:t>
      </w:r>
      <w:r w:rsidRPr="00E04D64">
        <w:rPr>
          <w:spacing w:val="-8"/>
          <w:sz w:val="24"/>
          <w:szCs w:val="24"/>
        </w:rPr>
        <w:t xml:space="preserve"> </w:t>
      </w:r>
      <w:r w:rsidRPr="00E04D64">
        <w:rPr>
          <w:sz w:val="24"/>
          <w:szCs w:val="24"/>
        </w:rPr>
        <w:t>time</w:t>
      </w:r>
      <w:r w:rsidRPr="00E04D64">
        <w:rPr>
          <w:spacing w:val="-8"/>
          <w:sz w:val="24"/>
          <w:szCs w:val="24"/>
        </w:rPr>
        <w:t xml:space="preserve"> </w:t>
      </w:r>
      <w:r w:rsidRPr="00E04D64">
        <w:rPr>
          <w:sz w:val="24"/>
          <w:szCs w:val="24"/>
        </w:rPr>
        <w:t>vector</w:t>
      </w:r>
      <w:r w:rsidRPr="00E04D64">
        <w:rPr>
          <w:spacing w:val="-8"/>
          <w:sz w:val="24"/>
          <w:szCs w:val="24"/>
        </w:rPr>
        <w:t xml:space="preserve"> </w:t>
      </w:r>
      <w:r w:rsidRPr="00E04D64">
        <w:rPr>
          <w:sz w:val="24"/>
          <w:szCs w:val="24"/>
        </w:rPr>
        <w:t>sampled</w:t>
      </w:r>
      <w:r w:rsidRPr="00E04D64">
        <w:rPr>
          <w:spacing w:val="-8"/>
          <w:sz w:val="24"/>
          <w:szCs w:val="24"/>
        </w:rPr>
        <w:t xml:space="preserve"> </w:t>
      </w:r>
      <w:r w:rsidRPr="00E04D64">
        <w:rPr>
          <w:sz w:val="24"/>
          <w:szCs w:val="24"/>
        </w:rPr>
        <w:t>at</w:t>
      </w:r>
      <w:r w:rsidRPr="00E04D64">
        <w:rPr>
          <w:spacing w:val="-8"/>
          <w:sz w:val="24"/>
          <w:szCs w:val="24"/>
        </w:rPr>
        <w:t xml:space="preserve"> </w:t>
      </w:r>
      <w:r w:rsidRPr="00E04D64">
        <w:rPr>
          <w:sz w:val="24"/>
          <w:szCs w:val="24"/>
        </w:rPr>
        <w:t>1</w:t>
      </w:r>
      <w:r w:rsidR="006157A6" w:rsidRPr="00E04D64">
        <w:rPr>
          <w:sz w:val="24"/>
          <w:szCs w:val="24"/>
        </w:rPr>
        <w:t xml:space="preserve"> </w:t>
      </w:r>
      <w:r w:rsidRPr="00E04D64">
        <w:rPr>
          <w:sz w:val="24"/>
          <w:szCs w:val="24"/>
        </w:rPr>
        <w:t>kHz.</w:t>
      </w:r>
      <w:r w:rsidRPr="00E04D64">
        <w:rPr>
          <w:spacing w:val="7"/>
          <w:sz w:val="24"/>
          <w:szCs w:val="24"/>
        </w:rPr>
        <w:t xml:space="preserve"> </w:t>
      </w:r>
      <w:r w:rsidR="003B53D8" w:rsidRPr="00E04D64">
        <w:rPr>
          <w:sz w:val="24"/>
          <w:szCs w:val="24"/>
        </w:rPr>
        <w:t>T</w:t>
      </w:r>
      <w:r w:rsidRPr="00E04D64">
        <w:rPr>
          <w:sz w:val="24"/>
          <w:szCs w:val="24"/>
        </w:rPr>
        <w:t xml:space="preserve">he position and force were filtered using Butterworth </w:t>
      </w:r>
      <w:r w:rsidR="003B53D8" w:rsidRPr="00E04D64">
        <w:rPr>
          <w:sz w:val="24"/>
          <w:szCs w:val="24"/>
        </w:rPr>
        <w:t>second-order</w:t>
      </w:r>
      <w:r w:rsidRPr="00E04D64">
        <w:rPr>
          <w:sz w:val="24"/>
          <w:szCs w:val="24"/>
        </w:rPr>
        <w:t xml:space="preserve"> digital filters with cutoff </w:t>
      </w:r>
      <w:r w:rsidR="003B53D8" w:rsidRPr="00E04D64">
        <w:rPr>
          <w:sz w:val="24"/>
          <w:szCs w:val="24"/>
        </w:rPr>
        <w:t xml:space="preserve">frequencies </w:t>
      </w:r>
      <w:r w:rsidRPr="00E04D64">
        <w:rPr>
          <w:sz w:val="24"/>
          <w:szCs w:val="24"/>
        </w:rPr>
        <w:t>of 25</w:t>
      </w:r>
      <w:r w:rsidR="006157A6" w:rsidRPr="00E04D64">
        <w:rPr>
          <w:sz w:val="24"/>
          <w:szCs w:val="24"/>
        </w:rPr>
        <w:t xml:space="preserve"> </w:t>
      </w:r>
      <w:r w:rsidRPr="00E04D64">
        <w:rPr>
          <w:sz w:val="24"/>
          <w:szCs w:val="24"/>
        </w:rPr>
        <w:t>Hz and 50</w:t>
      </w:r>
      <w:r w:rsidR="006157A6" w:rsidRPr="00E04D64">
        <w:rPr>
          <w:sz w:val="24"/>
          <w:szCs w:val="24"/>
        </w:rPr>
        <w:t xml:space="preserve"> </w:t>
      </w:r>
      <w:r w:rsidRPr="00E04D64">
        <w:rPr>
          <w:sz w:val="24"/>
          <w:szCs w:val="24"/>
        </w:rPr>
        <w:t>Hz</w:t>
      </w:r>
      <w:r w:rsidR="004B7B09" w:rsidRPr="00E04D64">
        <w:rPr>
          <w:sz w:val="24"/>
          <w:szCs w:val="24"/>
        </w:rPr>
        <w:t>, respectively</w:t>
      </w:r>
      <w:r w:rsidRPr="00E04D64">
        <w:rPr>
          <w:sz w:val="24"/>
          <w:szCs w:val="24"/>
        </w:rPr>
        <w:t>. Cycle</w:t>
      </w:r>
      <w:r w:rsidR="004B7B09" w:rsidRPr="00E04D64">
        <w:rPr>
          <w:sz w:val="24"/>
          <w:szCs w:val="24"/>
        </w:rPr>
        <w:t>s</w:t>
      </w:r>
      <w:r w:rsidRPr="00E04D64">
        <w:rPr>
          <w:sz w:val="24"/>
          <w:szCs w:val="24"/>
        </w:rPr>
        <w:t xml:space="preserve"> </w:t>
      </w:r>
      <w:r w:rsidR="004B7B09" w:rsidRPr="00E04D64">
        <w:rPr>
          <w:sz w:val="24"/>
          <w:szCs w:val="24"/>
        </w:rPr>
        <w:t xml:space="preserve">were </w:t>
      </w:r>
      <w:r w:rsidRPr="00E04D64">
        <w:rPr>
          <w:sz w:val="24"/>
          <w:szCs w:val="24"/>
        </w:rPr>
        <w:t>defined using ball impacts.</w:t>
      </w:r>
    </w:p>
    <w:p w14:paraId="0D0B8F5B" w14:textId="725A56CB" w:rsidR="00032B39" w:rsidRPr="00E04D64" w:rsidRDefault="00DA5914" w:rsidP="00032B39">
      <w:pPr>
        <w:pStyle w:val="Corpsdetexte"/>
        <w:spacing w:before="111" w:line="360" w:lineRule="auto"/>
        <w:ind w:left="113" w:right="113"/>
        <w:jc w:val="both"/>
        <w:rPr>
          <w:color w:val="FF0000"/>
          <w:sz w:val="24"/>
          <w:szCs w:val="24"/>
        </w:rPr>
      </w:pPr>
      <w:r>
        <w:rPr>
          <w:sz w:val="24"/>
          <w:szCs w:val="24"/>
        </w:rPr>
        <w:t>T</w:t>
      </w:r>
      <w:r w:rsidR="00032B39" w:rsidRPr="00E04D64">
        <w:rPr>
          <w:sz w:val="24"/>
          <w:szCs w:val="24"/>
        </w:rPr>
        <w:t>hree performance levels were distinguishable</w:t>
      </w:r>
      <w:r>
        <w:rPr>
          <w:sz w:val="24"/>
          <w:szCs w:val="24"/>
        </w:rPr>
        <w:t xml:space="preserve"> </w:t>
      </w:r>
      <w:r w:rsidRPr="00E04D64">
        <w:rPr>
          <w:sz w:val="24"/>
          <w:szCs w:val="24"/>
        </w:rPr>
        <w:t xml:space="preserve">from </w:t>
      </w:r>
      <w:r>
        <w:rPr>
          <w:sz w:val="24"/>
          <w:szCs w:val="24"/>
        </w:rPr>
        <w:t>both experiments’ data</w:t>
      </w:r>
      <w:r w:rsidR="00032B39" w:rsidRPr="00E04D64">
        <w:rPr>
          <w:sz w:val="24"/>
          <w:szCs w:val="24"/>
        </w:rPr>
        <w:t xml:space="preserve">, defined as </w:t>
      </w:r>
      <w:proofErr w:type="gramStart"/>
      <w:r w:rsidR="00032B39" w:rsidRPr="00E04D64">
        <w:rPr>
          <w:sz w:val="24"/>
          <w:szCs w:val="24"/>
        </w:rPr>
        <w:t xml:space="preserve">novice </w:t>
      </w:r>
      <w:proofErr w:type="gramEnd"/>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oMath>
      <w:r w:rsidR="00032B39" w:rsidRPr="00E04D64">
        <w:rPr>
          <w:sz w:val="24"/>
          <w:szCs w:val="24"/>
        </w:rPr>
        <w:t xml:space="preserve">, intermediate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Pr>
          <w:sz w:val="24"/>
          <w:szCs w:val="24"/>
        </w:rPr>
        <w:t>,</w:t>
      </w:r>
      <w:r w:rsidR="00032B39" w:rsidRPr="00E04D64">
        <w:rPr>
          <w:sz w:val="24"/>
          <w:szCs w:val="24"/>
        </w:rPr>
        <w:t xml:space="preserve"> and advanced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00032B39" w:rsidRPr="00E04D64">
        <w:rPr>
          <w:sz w:val="24"/>
          <w:szCs w:val="24"/>
        </w:rPr>
        <w:t xml:space="preserve">. </w:t>
      </w:r>
      <w:r w:rsidR="00476D76">
        <w:rPr>
          <w:sz w:val="24"/>
          <w:szCs w:val="24"/>
        </w:rPr>
        <w:t xml:space="preserve">Individual </w:t>
      </w:r>
      <w:r w:rsidR="00032B39">
        <w:rPr>
          <w:sz w:val="24"/>
          <w:szCs w:val="24"/>
        </w:rPr>
        <w:t xml:space="preserve">performance was first </w:t>
      </w:r>
      <w:r w:rsidR="00476D76" w:rsidRPr="00E04D64">
        <w:rPr>
          <w:sz w:val="24"/>
          <w:szCs w:val="24"/>
        </w:rPr>
        <w:t xml:space="preserve">evaluated using </w:t>
      </w:r>
      <w:r>
        <w:rPr>
          <w:sz w:val="24"/>
          <w:szCs w:val="24"/>
        </w:rPr>
        <w:t xml:space="preserve">the </w:t>
      </w:r>
      <w:r w:rsidR="00476D76" w:rsidRPr="00E04D64">
        <w:rPr>
          <w:sz w:val="24"/>
          <w:szCs w:val="24"/>
        </w:rPr>
        <w:t xml:space="preserve">interquartile range of the bouncing errors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00476D76" w:rsidRPr="00E04D64">
        <w:rPr>
          <w:sz w:val="24"/>
          <w:szCs w:val="24"/>
        </w:rPr>
        <w:t xml:space="preserve"> on </w:t>
      </w:r>
      <w:r w:rsidR="00476D76">
        <w:rPr>
          <w:sz w:val="24"/>
          <w:szCs w:val="24"/>
        </w:rPr>
        <w:t>each participant</w:t>
      </w:r>
      <w:r>
        <w:rPr>
          <w:sz w:val="24"/>
          <w:szCs w:val="24"/>
        </w:rPr>
        <w:t>’s data</w:t>
      </w:r>
      <w:r w:rsidR="00476D76">
        <w:rPr>
          <w:sz w:val="24"/>
          <w:szCs w:val="24"/>
        </w:rPr>
        <w:t xml:space="preserve">, </w:t>
      </w:r>
      <w:r>
        <w:rPr>
          <w:sz w:val="24"/>
          <w:szCs w:val="24"/>
        </w:rPr>
        <w:t>and</w:t>
      </w:r>
      <w:r w:rsidR="00476D76">
        <w:rPr>
          <w:sz w:val="24"/>
          <w:szCs w:val="24"/>
        </w:rPr>
        <w:t xml:space="preserve"> the </w:t>
      </w:r>
      <w:r w:rsidR="00476D76" w:rsidRPr="00E04D64">
        <w:rPr>
          <w:sz w:val="24"/>
          <w:szCs w:val="24"/>
        </w:rPr>
        <w:t xml:space="preserve">median of the quadratic bouncing errors </w:t>
      </w:r>
      <m:oMath>
        <m:rad>
          <m:radPr>
            <m:degHide m:val="1"/>
            <m:ctrlPr>
              <w:rPr>
                <w:rFonts w:ascii="Cambria Math" w:hAnsi="Cambria Math"/>
                <w:i/>
                <w:sz w:val="24"/>
                <w:szCs w:val="24"/>
              </w:rPr>
            </m:ctrlPr>
          </m:radPr>
          <m:deg/>
          <m:e>
            <m:sSubSup>
              <m:sSubSupPr>
                <m:ctrlPr>
                  <w:rPr>
                    <w:rFonts w:ascii="Cambria Math" w:hAnsi="Cambria Math"/>
                    <w:i/>
                    <w:sz w:val="24"/>
                    <w:szCs w:val="24"/>
                  </w:rPr>
                </m:ctrlPr>
              </m:sSubSupPr>
              <m:e>
                <m:r>
                  <w:rPr>
                    <w:rFonts w:ascii="Cambria Math" w:hAnsi="Cambria Math"/>
                    <w:sz w:val="24"/>
                    <w:szCs w:val="24"/>
                  </w:rPr>
                  <m:t>ϵ</m:t>
                </m:r>
              </m:e>
              <m:sub>
                <m:r>
                  <w:rPr>
                    <w:rFonts w:ascii="Cambria Math" w:hAnsi="Cambria Math"/>
                    <w:sz w:val="24"/>
                    <w:szCs w:val="24"/>
                  </w:rPr>
                  <m:t>r</m:t>
                </m:r>
              </m:sub>
              <m:sup>
                <m:r>
                  <w:rPr>
                    <w:rFonts w:ascii="Cambria Math" w:hAnsi="Cambria Math"/>
                    <w:sz w:val="24"/>
                    <w:szCs w:val="24"/>
                  </w:rPr>
                  <m:t>2</m:t>
                </m:r>
              </m:sup>
            </m:sSubSup>
          </m:e>
        </m:rad>
      </m:oMath>
      <w:r w:rsidR="00476D76" w:rsidRPr="00E04D64">
        <w:rPr>
          <w:sz w:val="24"/>
          <w:szCs w:val="24"/>
        </w:rPr>
        <w:t xml:space="preserve"> </w:t>
      </w:r>
      <w:r w:rsidR="00476D76">
        <w:rPr>
          <w:sz w:val="24"/>
          <w:szCs w:val="24"/>
        </w:rPr>
        <w:t xml:space="preserve">as a first measure of repeatability. </w:t>
      </w:r>
      <w:r w:rsidR="00032B39" w:rsidRPr="00E04D64">
        <w:rPr>
          <w:sz w:val="24"/>
          <w:szCs w:val="24"/>
        </w:rPr>
        <w:t>These groups were generated using a k-means clustering algorithm on</w:t>
      </w:r>
      <w:r w:rsidR="00FA7EC6">
        <w:rPr>
          <w:sz w:val="24"/>
          <w:szCs w:val="24"/>
        </w:rPr>
        <w:t xml:space="preserve"> the interquartile range of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oMath>
      <w:r w:rsidR="00032B39" w:rsidRPr="00E04D64">
        <w:rPr>
          <w:sz w:val="24"/>
          <w:szCs w:val="24"/>
        </w:rPr>
        <w:t xml:space="preserve"> since</w:t>
      </w:r>
      <w:r w:rsidR="00476D76">
        <w:rPr>
          <w:sz w:val="24"/>
          <w:szCs w:val="24"/>
        </w:rPr>
        <w:t xml:space="preserve"> repeatability</w:t>
      </w:r>
      <w:r w:rsidR="00032B39" w:rsidRPr="00E04D64">
        <w:rPr>
          <w:sz w:val="24"/>
          <w:szCs w:val="24"/>
        </w:rPr>
        <w:t xml:space="preserve"> was proven to qualify performances </w:t>
      </w:r>
      <w:r w:rsidR="00032B39" w:rsidRPr="00E04D64">
        <w:rPr>
          <w:sz w:val="24"/>
          <w:szCs w:val="24"/>
        </w:rPr>
        <w:fldChar w:fldCharType="begin"/>
      </w:r>
      <w:r w:rsidR="00FD2558">
        <w:rPr>
          <w:sz w:val="24"/>
          <w:szCs w:val="24"/>
        </w:rPr>
        <w:instrText xml:space="preserve"> ADDIN ZOTERO_ITEM CSL_CITATION {"citationID":"rypnbMTv","properties":{"formattedCitation":"(39)","plainCitation":"(39)","noteIndex":0},"citationItems":[{"id":1011,"uris":["http://zotero.org/users/5243746/items/TELL7W2A"],"itemData":{"id":1011,"type":"article-journal","abstract":"Using a rhythmic task where human subjects bounced a ball with a handheld racket, fine-grained analyses of stability and variability extricated contributions from open-loop control, noise strength, and active error compensation. Based on stability analyses of a stochastic-deterministic model of the task—a surface contacting the ball by periodic movements—open-loop or dynamic stability was assessed by the acceleration of the racket at contact. Autocovariance analyses of model and data were further used to gauge the contributions of open-loop stability and noise strength. Variability and regression analyses estimated active error compensation. Empirical results demonstrated that experienced actors exploited open-loop stability more than novices, had lower noise strength, and applied more active error compensations. By manipulating the model parameter coefficient of restitution, task stability was varied and showed that actors graded these three components as a function of task stability. It is concluded that actors tune into task stability when stability is high but use more active compensation when stability is reduced. Implications for the neural underpinnings for passive stability and active control are discussed. Further, results showed that stability and variability are not simply the inverse of each other but contain more quantitative information when combined with model analyses.","container-title":"Journal of Neurophysiology","DOI":"10.1152/jn.01367.2007","ISSN":"0022-3077","issue":"6","note":"publisher: American Physiological Society","page":"3027-3041","source":"journals.physiology.org (Atypon)","title":"Stability and Variability: Indicators for Passive Stability and Active Control in a Rhythmic Task","title-short":"Stability and Variability","volume":"99","author":[{"family":"Wei","given":"Kunlin"},{"family":"Dijkstra","given":"Tjeerd M. H."},{"family":"Sternad","given":"Dagmar"}],"issued":{"date-parts":[["2008",6]]}}}],"schema":"https://github.com/citation-style-language/schema/raw/master/csl-citation.json"} </w:instrText>
      </w:r>
      <w:r w:rsidR="00032B39" w:rsidRPr="00E04D64">
        <w:rPr>
          <w:sz w:val="24"/>
          <w:szCs w:val="24"/>
        </w:rPr>
        <w:fldChar w:fldCharType="separate"/>
      </w:r>
      <w:r w:rsidR="00FD2558" w:rsidRPr="00FD2558">
        <w:rPr>
          <w:sz w:val="24"/>
        </w:rPr>
        <w:t>(39)</w:t>
      </w:r>
      <w:r w:rsidR="00032B39" w:rsidRPr="00E04D64">
        <w:rPr>
          <w:sz w:val="24"/>
          <w:szCs w:val="24"/>
        </w:rPr>
        <w:fldChar w:fldCharType="end"/>
      </w:r>
      <w:r w:rsidR="00032B39" w:rsidRPr="00E04D64">
        <w:rPr>
          <w:sz w:val="24"/>
          <w:szCs w:val="24"/>
        </w:rPr>
        <w:t>.</w:t>
      </w:r>
    </w:p>
    <w:p w14:paraId="78F883E5" w14:textId="55665B35" w:rsidR="003B53D8" w:rsidRPr="00E04D64" w:rsidRDefault="00476D76" w:rsidP="00E04D64">
      <w:pPr>
        <w:pStyle w:val="Corpsdetexte"/>
        <w:spacing w:before="111" w:line="360" w:lineRule="auto"/>
        <w:ind w:left="142"/>
        <w:jc w:val="both"/>
        <w:rPr>
          <w:sz w:val="24"/>
          <w:szCs w:val="24"/>
        </w:rPr>
      </w:pPr>
      <w:r>
        <w:rPr>
          <w:sz w:val="24"/>
          <w:szCs w:val="24"/>
        </w:rPr>
        <w:t xml:space="preserve">For the rest of the analyses on performance, using the same method as previous studies on ball bouncing, </w:t>
      </w:r>
      <w:r w:rsidR="003B53D8" w:rsidRPr="00E04D64">
        <w:rPr>
          <w:sz w:val="24"/>
          <w:szCs w:val="24"/>
        </w:rPr>
        <w:t xml:space="preserve">two dependent variables were used to characterize </w:t>
      </w:r>
      <w:r>
        <w:rPr>
          <w:sz w:val="24"/>
          <w:szCs w:val="24"/>
        </w:rPr>
        <w:t>it</w:t>
      </w:r>
      <w:r w:rsidR="003B53D8" w:rsidRPr="00E04D64">
        <w:rPr>
          <w:sz w:val="24"/>
          <w:szCs w:val="24"/>
        </w:rPr>
        <w:t xml:space="preserve">: 1) the precision defined by the average bouncing </w:t>
      </w:r>
      <w:proofErr w:type="gramStart"/>
      <w:r w:rsidR="003B53D8" w:rsidRPr="00E04D64">
        <w:rPr>
          <w:sz w:val="24"/>
          <w:szCs w:val="24"/>
        </w:rPr>
        <w:t xml:space="preserve">error </w:t>
      </w:r>
      <w:proofErr w:type="gramEnd"/>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3B53D8" w:rsidRPr="00E04D64">
        <w:rPr>
          <w:sz w:val="24"/>
          <w:szCs w:val="24"/>
        </w:rPr>
        <w:t>, 2) the repeatability defined by the standard deviation of the bouncing error</w:t>
      </w:r>
      <w:r w:rsidR="00090C18" w:rsidRPr="00E04D64">
        <w:rPr>
          <w:sz w:val="24"/>
          <w:szCs w:val="24"/>
        </w:rPr>
        <w:t>s</w:t>
      </w:r>
      <w:r w:rsidR="003B53D8" w:rsidRPr="00E04D64">
        <w:rPr>
          <w:sz w:val="24"/>
          <w:szCs w:val="24"/>
        </w:rPr>
        <w:t xml:space="preserve"> </w:t>
      </w:r>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003833F0" w:rsidRPr="00E04D64">
        <w:rPr>
          <w:sz w:val="24"/>
          <w:szCs w:val="24"/>
        </w:rPr>
        <w:t xml:space="preserve">. </w:t>
      </w:r>
    </w:p>
    <w:p w14:paraId="61D4A130" w14:textId="55A5FFD9" w:rsidR="0070663D" w:rsidRPr="00E04D64" w:rsidRDefault="008515CF" w:rsidP="00E04D64">
      <w:pPr>
        <w:pStyle w:val="Corpsdetexte"/>
        <w:spacing w:before="40" w:line="360" w:lineRule="auto"/>
        <w:ind w:left="113" w:right="111"/>
        <w:jc w:val="both"/>
        <w:rPr>
          <w:sz w:val="24"/>
          <w:szCs w:val="24"/>
        </w:rPr>
      </w:pPr>
      <w:r w:rsidRPr="00E04D64">
        <w:rPr>
          <w:sz w:val="24"/>
          <w:szCs w:val="24"/>
        </w:rPr>
        <w:t>On average</w:t>
      </w:r>
      <w:r w:rsidR="00112124">
        <w:rPr>
          <w:sz w:val="24"/>
          <w:szCs w:val="24"/>
        </w:rPr>
        <w:t>,</w:t>
      </w:r>
      <w:r w:rsidRPr="00E04D64">
        <w:rPr>
          <w:sz w:val="24"/>
          <w:szCs w:val="24"/>
        </w:rPr>
        <w:t xml:space="preserve"> 32.4 (SD 6.1)</w:t>
      </w:r>
      <w:r w:rsidR="00203CD1" w:rsidRPr="00E04D64">
        <w:rPr>
          <w:sz w:val="24"/>
          <w:szCs w:val="24"/>
        </w:rPr>
        <w:t xml:space="preserve"> impedance parameter</w:t>
      </w:r>
      <w:r w:rsidR="00FD0527" w:rsidRPr="00E04D64">
        <w:rPr>
          <w:sz w:val="24"/>
          <w:szCs w:val="24"/>
        </w:rPr>
        <w:t xml:space="preserve"> </w:t>
      </w:r>
      <w:r w:rsidR="00602B0B" w:rsidRPr="00E04D64">
        <w:rPr>
          <w:sz w:val="24"/>
          <w:szCs w:val="24"/>
        </w:rPr>
        <w:t xml:space="preserve">identifications </w:t>
      </w:r>
      <w:r w:rsidR="00FD0527" w:rsidRPr="00E04D64">
        <w:rPr>
          <w:sz w:val="24"/>
          <w:szCs w:val="24"/>
        </w:rPr>
        <w:t>for each</w:t>
      </w:r>
      <w:r w:rsidRPr="00E04D64">
        <w:rPr>
          <w:sz w:val="24"/>
          <w:szCs w:val="24"/>
        </w:rPr>
        <w:t xml:space="preserve"> experiment,</w:t>
      </w:r>
      <w:r w:rsidR="00810F44" w:rsidRPr="00E04D64">
        <w:rPr>
          <w:sz w:val="24"/>
          <w:szCs w:val="24"/>
        </w:rPr>
        <w:t xml:space="preserve"> configura</w:t>
      </w:r>
      <w:r w:rsidR="004F4894" w:rsidRPr="00E04D64">
        <w:rPr>
          <w:sz w:val="24"/>
          <w:szCs w:val="24"/>
        </w:rPr>
        <w:t>tion (</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oMath>
      <w:r w:rsidR="004F4894" w:rsidRPr="00E04D64">
        <w:rPr>
          <w:sz w:val="24"/>
          <w:szCs w:val="24"/>
        </w:rPr>
        <w:t xml:space="preserve"> </w:t>
      </w:r>
      <w:proofErr w:type="gramStart"/>
      <w:r w:rsidR="004F4894" w:rsidRPr="00E04D64">
        <w:rPr>
          <w:sz w:val="24"/>
          <w:szCs w:val="24"/>
        </w:rPr>
        <w:t xml:space="preserve">and </w:t>
      </w:r>
      <w:proofErr w:type="gramEnd"/>
      <m:oMath>
        <m:r>
          <w:rPr>
            <w:rFonts w:ascii="Cambria Math" w:hAnsi="Cambria Math"/>
            <w:sz w:val="24"/>
            <w:szCs w:val="24"/>
          </w:rPr>
          <m:t>φ</m:t>
        </m:r>
      </m:oMath>
      <w:r w:rsidR="00FD0527" w:rsidRPr="00E04D64">
        <w:rPr>
          <w:sz w:val="24"/>
          <w:szCs w:val="24"/>
        </w:rPr>
        <w:t>)</w:t>
      </w:r>
      <w:r w:rsidR="00112124">
        <w:rPr>
          <w:sz w:val="24"/>
          <w:szCs w:val="24"/>
        </w:rPr>
        <w:t>,</w:t>
      </w:r>
      <w:r w:rsidRPr="00E04D64">
        <w:rPr>
          <w:sz w:val="24"/>
          <w:szCs w:val="24"/>
        </w:rPr>
        <w:t xml:space="preserve"> and participant were used to estimate the endpoint impedance parameters. M</w:t>
      </w:r>
      <w:r w:rsidR="00810F44" w:rsidRPr="00E04D64">
        <w:rPr>
          <w:sz w:val="24"/>
          <w:szCs w:val="24"/>
        </w:rPr>
        <w:t>e</w:t>
      </w:r>
      <w:r w:rsidR="00FD0527" w:rsidRPr="00E04D64">
        <w:rPr>
          <w:sz w:val="24"/>
          <w:szCs w:val="24"/>
        </w:rPr>
        <w:t xml:space="preserve">dians </w:t>
      </w:r>
      <w:proofErr w:type="gramStart"/>
      <w:r w:rsidRPr="00E04D64">
        <w:rPr>
          <w:sz w:val="24"/>
          <w:szCs w:val="24"/>
        </w:rPr>
        <w:t>were</w:t>
      </w:r>
      <w:r w:rsidR="00FD0527" w:rsidRPr="00E04D64">
        <w:rPr>
          <w:sz w:val="24"/>
          <w:szCs w:val="24"/>
        </w:rPr>
        <w:t xml:space="preserve"> computed</w:t>
      </w:r>
      <w:proofErr w:type="gramEnd"/>
      <w:r w:rsidR="00FD0527" w:rsidRPr="00E04D64">
        <w:rPr>
          <w:sz w:val="24"/>
          <w:szCs w:val="24"/>
        </w:rPr>
        <w:t xml:space="preserve"> for every parameter</w:t>
      </w:r>
      <w:r w:rsidR="00602B0B" w:rsidRPr="00E04D64">
        <w:rPr>
          <w:sz w:val="24"/>
          <w:szCs w:val="24"/>
        </w:rPr>
        <w:t xml:space="preserve"> </w:t>
      </w:r>
      <w:r w:rsidR="00FD0527" w:rsidRPr="00E04D64">
        <w:rPr>
          <w:sz w:val="24"/>
          <w:szCs w:val="24"/>
        </w:rPr>
        <w:t xml:space="preserve">since </w:t>
      </w:r>
      <w:r w:rsidR="00112124">
        <w:rPr>
          <w:sz w:val="24"/>
          <w:szCs w:val="24"/>
        </w:rPr>
        <w:t>they</w:t>
      </w:r>
      <w:r w:rsidR="00FD0527" w:rsidRPr="00E04D64">
        <w:rPr>
          <w:sz w:val="24"/>
          <w:szCs w:val="24"/>
        </w:rPr>
        <w:t xml:space="preserve"> proved to be more </w:t>
      </w:r>
      <w:r w:rsidR="00924555" w:rsidRPr="00E04D64">
        <w:rPr>
          <w:sz w:val="24"/>
          <w:szCs w:val="24"/>
        </w:rPr>
        <w:t xml:space="preserve">accurate in simulations </w:t>
      </w:r>
      <w:r w:rsidR="00FD0527" w:rsidRPr="00E04D64">
        <w:rPr>
          <w:spacing w:val="-3"/>
          <w:sz w:val="24"/>
          <w:szCs w:val="24"/>
        </w:rPr>
        <w:t xml:space="preserve">than </w:t>
      </w:r>
      <w:r w:rsidR="00FD0527" w:rsidRPr="00E04D64">
        <w:rPr>
          <w:sz w:val="24"/>
          <w:szCs w:val="24"/>
        </w:rPr>
        <w:t>average values after taking out outliers</w:t>
      </w:r>
      <w:r w:rsidR="00203CD1" w:rsidRPr="00E04D64">
        <w:rPr>
          <w:sz w:val="24"/>
          <w:szCs w:val="24"/>
        </w:rPr>
        <w:t>.</w:t>
      </w:r>
      <w:r w:rsidR="00602B0B" w:rsidRPr="00E04D64">
        <w:rPr>
          <w:sz w:val="24"/>
          <w:szCs w:val="24"/>
        </w:rPr>
        <w:t xml:space="preserve"> </w:t>
      </w:r>
      <w:r w:rsidR="00112124">
        <w:rPr>
          <w:sz w:val="24"/>
          <w:szCs w:val="24"/>
        </w:rPr>
        <w:t>E</w:t>
      </w:r>
      <w:r w:rsidR="00FD0527" w:rsidRPr="00E04D64">
        <w:rPr>
          <w:sz w:val="24"/>
          <w:szCs w:val="24"/>
        </w:rPr>
        <w:t xml:space="preserve">ach impedance parameter </w:t>
      </w:r>
      <w:r w:rsidRPr="00E04D64">
        <w:rPr>
          <w:sz w:val="24"/>
          <w:szCs w:val="24"/>
        </w:rPr>
        <w:t>was</w:t>
      </w:r>
      <w:r w:rsidR="00FD0527" w:rsidRPr="00E04D64">
        <w:rPr>
          <w:sz w:val="24"/>
          <w:szCs w:val="24"/>
        </w:rPr>
        <w:t xml:space="preserve"> pop</w:t>
      </w:r>
      <w:r w:rsidR="00810F44" w:rsidRPr="00E04D64">
        <w:rPr>
          <w:sz w:val="24"/>
          <w:szCs w:val="24"/>
        </w:rPr>
        <w:t>ulated with 93 estimations (31</w:t>
      </w:r>
      <w:r w:rsidR="00FD0527" w:rsidRPr="00E04D64">
        <w:rPr>
          <w:sz w:val="24"/>
          <w:szCs w:val="24"/>
        </w:rPr>
        <w:t xml:space="preserve"> participants </w:t>
      </w:r>
      <m:oMath>
        <m:r>
          <w:rPr>
            <w:rFonts w:ascii="Cambria Math" w:hAnsi="Cambria Math"/>
            <w:spacing w:val="-3"/>
            <w:sz w:val="24"/>
            <w:szCs w:val="24"/>
          </w:rPr>
          <m:t>×</m:t>
        </m:r>
      </m:oMath>
      <w:r w:rsidR="00FD0527" w:rsidRPr="00E04D64">
        <w:rPr>
          <w:spacing w:val="-3"/>
          <w:sz w:val="24"/>
          <w:szCs w:val="24"/>
        </w:rPr>
        <w:t xml:space="preserve"> </w:t>
      </w:r>
      <w:r w:rsidR="00810F44" w:rsidRPr="00E04D64">
        <w:rPr>
          <w:sz w:val="24"/>
          <w:szCs w:val="24"/>
        </w:rPr>
        <w:t>3</w:t>
      </w:r>
      <w:r w:rsidR="00FD0527" w:rsidRPr="00E04D64">
        <w:rPr>
          <w:spacing w:val="-8"/>
          <w:sz w:val="24"/>
          <w:szCs w:val="24"/>
        </w:rPr>
        <w:t xml:space="preserve"> </w:t>
      </w:r>
      <w:r w:rsidR="00FD0527" w:rsidRPr="00E04D64">
        <w:rPr>
          <w:sz w:val="24"/>
          <w:szCs w:val="24"/>
        </w:rPr>
        <w:t>phases)</w:t>
      </w:r>
      <w:r w:rsidR="00FD0527" w:rsidRPr="00E04D64">
        <w:rPr>
          <w:spacing w:val="-8"/>
          <w:sz w:val="24"/>
          <w:szCs w:val="24"/>
        </w:rPr>
        <w:t xml:space="preserve"> </w:t>
      </w:r>
      <w:r w:rsidR="00FD0527" w:rsidRPr="00E04D64">
        <w:rPr>
          <w:sz w:val="24"/>
          <w:szCs w:val="24"/>
        </w:rPr>
        <w:t>for</w:t>
      </w:r>
      <w:r w:rsidR="00FD0527" w:rsidRPr="00E04D64">
        <w:rPr>
          <w:spacing w:val="-8"/>
          <w:sz w:val="24"/>
          <w:szCs w:val="24"/>
        </w:rPr>
        <w:t xml:space="preserve"> </w:t>
      </w:r>
      <w:r w:rsidR="00FD0527" w:rsidRPr="00E04D64">
        <w:rPr>
          <w:sz w:val="24"/>
          <w:szCs w:val="24"/>
        </w:rPr>
        <w:t>Experiment</w:t>
      </w:r>
      <w:r w:rsidR="00987A08" w:rsidRPr="00E04D64">
        <w:rPr>
          <w:sz w:val="24"/>
          <w:szCs w:val="24"/>
        </w:rPr>
        <w:t xml:space="preserve"> P</w:t>
      </w:r>
      <w:r w:rsidR="00FD0527" w:rsidRPr="00E04D64">
        <w:rPr>
          <w:spacing w:val="-7"/>
          <w:sz w:val="24"/>
          <w:szCs w:val="24"/>
        </w:rPr>
        <w:t xml:space="preserve"> </w:t>
      </w:r>
      <w:r w:rsidR="00FD0527" w:rsidRPr="00E04D64">
        <w:rPr>
          <w:sz w:val="24"/>
          <w:szCs w:val="24"/>
        </w:rPr>
        <w:t>and</w:t>
      </w:r>
      <w:r w:rsidR="00FD0527" w:rsidRPr="00E04D64">
        <w:rPr>
          <w:spacing w:val="-8"/>
          <w:sz w:val="24"/>
          <w:szCs w:val="24"/>
        </w:rPr>
        <w:t xml:space="preserve"> </w:t>
      </w:r>
      <w:r w:rsidR="00FD0527" w:rsidRPr="00E04D64">
        <w:rPr>
          <w:sz w:val="24"/>
          <w:szCs w:val="24"/>
        </w:rPr>
        <w:t>with</w:t>
      </w:r>
      <w:r w:rsidR="00FD0527" w:rsidRPr="00E04D64">
        <w:rPr>
          <w:spacing w:val="-8"/>
          <w:sz w:val="24"/>
          <w:szCs w:val="24"/>
        </w:rPr>
        <w:t xml:space="preserve"> </w:t>
      </w:r>
      <w:r w:rsidR="00FD0527" w:rsidRPr="00E04D64">
        <w:rPr>
          <w:sz w:val="24"/>
          <w:szCs w:val="24"/>
        </w:rPr>
        <w:t>62</w:t>
      </w:r>
      <w:r w:rsidR="00FD0527" w:rsidRPr="00E04D64">
        <w:rPr>
          <w:spacing w:val="-8"/>
          <w:sz w:val="24"/>
          <w:szCs w:val="24"/>
        </w:rPr>
        <w:t xml:space="preserve"> </w:t>
      </w:r>
      <w:r w:rsidR="00FD0527" w:rsidRPr="00E04D64">
        <w:rPr>
          <w:sz w:val="24"/>
          <w:szCs w:val="24"/>
        </w:rPr>
        <w:t>estimations</w:t>
      </w:r>
      <w:r w:rsidR="00FD0527" w:rsidRPr="00E04D64">
        <w:rPr>
          <w:spacing w:val="-8"/>
          <w:sz w:val="24"/>
          <w:szCs w:val="24"/>
        </w:rPr>
        <w:t xml:space="preserve"> </w:t>
      </w:r>
      <w:r w:rsidR="00FD0527" w:rsidRPr="00E04D64">
        <w:rPr>
          <w:sz w:val="24"/>
          <w:szCs w:val="24"/>
        </w:rPr>
        <w:t>for</w:t>
      </w:r>
      <w:r w:rsidR="00FD0527" w:rsidRPr="00E04D64">
        <w:rPr>
          <w:spacing w:val="-8"/>
          <w:sz w:val="24"/>
          <w:szCs w:val="24"/>
        </w:rPr>
        <w:t xml:space="preserve"> </w:t>
      </w:r>
      <w:r w:rsidR="00FD0527" w:rsidRPr="00E04D64">
        <w:rPr>
          <w:sz w:val="24"/>
          <w:szCs w:val="24"/>
        </w:rPr>
        <w:t>Experiment</w:t>
      </w:r>
      <w:r w:rsidR="00FD0527" w:rsidRPr="00E04D64">
        <w:rPr>
          <w:spacing w:val="-8"/>
          <w:sz w:val="24"/>
          <w:szCs w:val="24"/>
        </w:rPr>
        <w:t xml:space="preserve"> </w:t>
      </w:r>
      <w:r w:rsidR="00987A08" w:rsidRPr="00E04D64">
        <w:rPr>
          <w:sz w:val="24"/>
          <w:szCs w:val="24"/>
        </w:rPr>
        <w:t>H</w:t>
      </w:r>
      <w:r w:rsidR="00987A08" w:rsidRPr="00E04D64">
        <w:rPr>
          <w:spacing w:val="-8"/>
          <w:sz w:val="24"/>
          <w:szCs w:val="24"/>
        </w:rPr>
        <w:t xml:space="preserve"> </w:t>
      </w:r>
      <w:r w:rsidR="00810F44" w:rsidRPr="00E04D64">
        <w:rPr>
          <w:sz w:val="24"/>
          <w:szCs w:val="24"/>
        </w:rPr>
        <w:t>(31</w:t>
      </w:r>
      <w:r w:rsidR="00FD0527" w:rsidRPr="00E04D64">
        <w:rPr>
          <w:spacing w:val="-8"/>
          <w:sz w:val="24"/>
          <w:szCs w:val="24"/>
        </w:rPr>
        <w:t xml:space="preserve"> </w:t>
      </w:r>
      <w:r w:rsidR="00FD0527" w:rsidRPr="00E04D64">
        <w:rPr>
          <w:sz w:val="24"/>
          <w:szCs w:val="24"/>
        </w:rPr>
        <w:t>participants</w:t>
      </w:r>
      <w:r w:rsidR="004F4894" w:rsidRPr="00E04D64">
        <w:rPr>
          <w:sz w:val="24"/>
          <w:szCs w:val="24"/>
        </w:rPr>
        <w:t xml:space="preserve"> </w:t>
      </w:r>
      <m:oMath>
        <m:r>
          <w:rPr>
            <w:rFonts w:ascii="Cambria Math" w:hAnsi="Cambria Math"/>
            <w:spacing w:val="-3"/>
            <w:sz w:val="24"/>
            <w:szCs w:val="24"/>
          </w:rPr>
          <m:t xml:space="preserve">× </m:t>
        </m:r>
      </m:oMath>
      <w:r w:rsidR="00810F44" w:rsidRPr="00E04D64">
        <w:rPr>
          <w:sz w:val="24"/>
          <w:szCs w:val="24"/>
        </w:rPr>
        <w:t>2</w:t>
      </w:r>
      <w:r w:rsidR="00FD0527" w:rsidRPr="00E04D64">
        <w:rPr>
          <w:sz w:val="24"/>
          <w:szCs w:val="24"/>
        </w:rPr>
        <w:t xml:space="preserve"> target heights).</w:t>
      </w:r>
    </w:p>
    <w:p w14:paraId="647A6B5E" w14:textId="184F4C15" w:rsidR="005F72DC" w:rsidRPr="00E04D64" w:rsidRDefault="005F72DC" w:rsidP="00E04D64">
      <w:pPr>
        <w:pStyle w:val="Corpsdetexte"/>
        <w:spacing w:before="40" w:line="360" w:lineRule="auto"/>
        <w:ind w:left="113" w:right="111"/>
        <w:jc w:val="both"/>
        <w:rPr>
          <w:sz w:val="24"/>
          <w:szCs w:val="24"/>
        </w:rPr>
      </w:pPr>
      <w:r w:rsidRPr="00E04D64">
        <w:rPr>
          <w:sz w:val="24"/>
          <w:szCs w:val="24"/>
        </w:rPr>
        <w:t xml:space="preserve">The </w:t>
      </w:r>
      <w:proofErr w:type="spellStart"/>
      <w:r w:rsidRPr="00E04D64">
        <w:rPr>
          <w:sz w:val="24"/>
          <w:szCs w:val="24"/>
        </w:rPr>
        <w:t>adequation</w:t>
      </w:r>
      <w:proofErr w:type="spellEnd"/>
      <w:r w:rsidRPr="00E04D64">
        <w:rPr>
          <w:sz w:val="24"/>
          <w:szCs w:val="24"/>
        </w:rPr>
        <w:t xml:space="preserve"> of the impedance parameters of each identification </w:t>
      </w:r>
      <w:proofErr w:type="gramStart"/>
      <w:r w:rsidRPr="00E04D64">
        <w:rPr>
          <w:sz w:val="24"/>
          <w:szCs w:val="24"/>
        </w:rPr>
        <w:t>was evaluated</w:t>
      </w:r>
      <w:proofErr w:type="gramEnd"/>
      <w:r w:rsidRPr="00E04D64">
        <w:rPr>
          <w:sz w:val="24"/>
          <w:szCs w:val="24"/>
        </w:rPr>
        <w:t xml:space="preserve"> using the </w:t>
      </w:r>
      <w:r w:rsidRPr="00E04D64">
        <w:rPr>
          <w:sz w:val="24"/>
          <w:szCs w:val="24"/>
        </w:rPr>
        <w:lastRenderedPageBreak/>
        <w:t xml:space="preserve">coefficient of determination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sidRPr="00E04D64">
        <w:rPr>
          <w:sz w:val="24"/>
          <w:szCs w:val="24"/>
        </w:rPr>
        <w:t xml:space="preserve"> of the reconstruction of t</w:t>
      </w:r>
      <w:r w:rsidR="00E018A8" w:rsidRPr="00E04D64">
        <w:rPr>
          <w:sz w:val="24"/>
          <w:szCs w:val="24"/>
        </w:rPr>
        <w:t>he perturbed position trajectory</w:t>
      </w:r>
      <w:r w:rsidRPr="00E04D64">
        <w:rPr>
          <w:sz w:val="24"/>
          <w:szCs w:val="24"/>
        </w:rPr>
        <w:t xml:space="preserve"> with the identified parame</w:t>
      </w:r>
      <w:r w:rsidR="00D8303C" w:rsidRPr="00E04D64">
        <w:rPr>
          <w:sz w:val="24"/>
          <w:szCs w:val="24"/>
        </w:rPr>
        <w:t>ters and the differential force trajectory</w:t>
      </w:r>
      <w:r w:rsidRPr="00E04D64">
        <w:rPr>
          <w:sz w:val="24"/>
          <w:szCs w:val="24"/>
        </w:rPr>
        <w:t>.</w:t>
      </w:r>
    </w:p>
    <w:p w14:paraId="3538868E" w14:textId="3020D1EF" w:rsidR="0070663D" w:rsidRPr="00E04D64" w:rsidRDefault="00DC0D69" w:rsidP="00E04D64">
      <w:pPr>
        <w:pStyle w:val="Corpsdetexte"/>
        <w:spacing w:before="23" w:line="360" w:lineRule="auto"/>
        <w:ind w:left="113" w:right="111"/>
        <w:jc w:val="both"/>
        <w:rPr>
          <w:sz w:val="24"/>
          <w:szCs w:val="24"/>
        </w:rPr>
      </w:pPr>
      <w:r w:rsidRPr="00E04D64">
        <w:rPr>
          <w:sz w:val="24"/>
          <w:szCs w:val="24"/>
        </w:rPr>
        <w:t>A</w:t>
      </w:r>
      <w:r w:rsidR="00FD0527" w:rsidRPr="00E04D64">
        <w:rPr>
          <w:sz w:val="24"/>
          <w:szCs w:val="24"/>
        </w:rPr>
        <w:t>nalys</w:t>
      </w:r>
      <w:r w:rsidR="00B9304B" w:rsidRPr="00E04D64">
        <w:rPr>
          <w:sz w:val="24"/>
          <w:szCs w:val="24"/>
        </w:rPr>
        <w:t>e</w:t>
      </w:r>
      <w:r w:rsidR="00FD0527" w:rsidRPr="00E04D64">
        <w:rPr>
          <w:sz w:val="24"/>
          <w:szCs w:val="24"/>
        </w:rPr>
        <w:t xml:space="preserve">s of variance </w:t>
      </w:r>
      <w:r w:rsidR="00FD0527" w:rsidRPr="00E04D64">
        <w:rPr>
          <w:spacing w:val="-6"/>
          <w:sz w:val="24"/>
          <w:szCs w:val="24"/>
        </w:rPr>
        <w:t xml:space="preserve">(ANOVA) </w:t>
      </w:r>
      <w:proofErr w:type="gramStart"/>
      <w:r w:rsidR="00810F44" w:rsidRPr="00E04D64">
        <w:rPr>
          <w:sz w:val="24"/>
          <w:szCs w:val="24"/>
        </w:rPr>
        <w:t>were performed</w:t>
      </w:r>
      <w:proofErr w:type="gramEnd"/>
      <w:r w:rsidR="00810F44" w:rsidRPr="00E04D64">
        <w:rPr>
          <w:sz w:val="24"/>
          <w:szCs w:val="24"/>
        </w:rPr>
        <w:t xml:space="preserve"> with a thresh</w:t>
      </w:r>
      <w:r w:rsidR="00FD0527" w:rsidRPr="00E04D64">
        <w:rPr>
          <w:sz w:val="24"/>
          <w:szCs w:val="24"/>
        </w:rPr>
        <w:t xml:space="preserve">old of 5%. Post-hoc tests were proceeded using the </w:t>
      </w:r>
      <w:proofErr w:type="spellStart"/>
      <w:r w:rsidR="00FD0527" w:rsidRPr="00E04D64">
        <w:rPr>
          <w:sz w:val="24"/>
          <w:szCs w:val="24"/>
        </w:rPr>
        <w:t>Bonferroni</w:t>
      </w:r>
      <w:proofErr w:type="spellEnd"/>
      <w:r w:rsidR="00FD0527" w:rsidRPr="00E04D64">
        <w:rPr>
          <w:sz w:val="24"/>
          <w:szCs w:val="24"/>
        </w:rPr>
        <w:t xml:space="preserve"> correction</w:t>
      </w:r>
      <w:r w:rsidR="00B9304B" w:rsidRPr="00E04D64">
        <w:rPr>
          <w:sz w:val="24"/>
          <w:szCs w:val="24"/>
        </w:rPr>
        <w:t>.</w:t>
      </w:r>
      <w:r w:rsidR="008B51EE" w:rsidRPr="00E04D64">
        <w:rPr>
          <w:sz w:val="24"/>
          <w:szCs w:val="24"/>
        </w:rPr>
        <w:t xml:space="preserve"> Only significant results </w:t>
      </w:r>
      <w:proofErr w:type="gramStart"/>
      <w:r w:rsidR="008B51EE" w:rsidRPr="00E04D64">
        <w:rPr>
          <w:sz w:val="24"/>
          <w:szCs w:val="24"/>
        </w:rPr>
        <w:t>will be detailed</w:t>
      </w:r>
      <w:proofErr w:type="gramEnd"/>
      <w:r w:rsidR="008B51EE" w:rsidRPr="00E04D64">
        <w:rPr>
          <w:sz w:val="24"/>
          <w:szCs w:val="24"/>
        </w:rPr>
        <w:t xml:space="preserve"> in the result section.</w:t>
      </w:r>
      <w:r w:rsidR="00B9304B" w:rsidRPr="00E04D64">
        <w:rPr>
          <w:sz w:val="24"/>
          <w:szCs w:val="24"/>
        </w:rPr>
        <w:t xml:space="preserve"> </w:t>
      </w:r>
      <w:proofErr w:type="spellStart"/>
      <w:r w:rsidR="00B9304B" w:rsidRPr="00E04D64">
        <w:rPr>
          <w:sz w:val="24"/>
          <w:szCs w:val="24"/>
        </w:rPr>
        <w:t>Matlab</w:t>
      </w:r>
      <w:proofErr w:type="spellEnd"/>
      <w:r w:rsidR="00924555" w:rsidRPr="00E04D64">
        <w:rPr>
          <w:sz w:val="24"/>
          <w:szCs w:val="24"/>
        </w:rPr>
        <w:t xml:space="preserve"> </w:t>
      </w:r>
      <w:r w:rsidR="00B95358" w:rsidRPr="00E04D64">
        <w:rPr>
          <w:sz w:val="24"/>
          <w:szCs w:val="24"/>
        </w:rPr>
        <w:t>(r</w:t>
      </w:r>
      <w:r w:rsidR="00924555" w:rsidRPr="00E04D64">
        <w:rPr>
          <w:sz w:val="24"/>
          <w:szCs w:val="24"/>
        </w:rPr>
        <w:t>elease 2020b</w:t>
      </w:r>
      <w:r w:rsidR="00B95358" w:rsidRPr="00E04D64">
        <w:rPr>
          <w:sz w:val="24"/>
          <w:szCs w:val="24"/>
        </w:rPr>
        <w:t>)</w:t>
      </w:r>
      <w:r w:rsidR="00B9304B" w:rsidRPr="00E04D64">
        <w:rPr>
          <w:sz w:val="24"/>
          <w:szCs w:val="24"/>
        </w:rPr>
        <w:t xml:space="preserve"> </w:t>
      </w:r>
      <w:r w:rsidR="00C1592B" w:rsidRPr="00E04D64">
        <w:rPr>
          <w:sz w:val="24"/>
          <w:szCs w:val="24"/>
        </w:rPr>
        <w:t xml:space="preserve">was used </w:t>
      </w:r>
      <w:r w:rsidR="00B47B2E" w:rsidRPr="00E04D64">
        <w:rPr>
          <w:sz w:val="24"/>
          <w:szCs w:val="24"/>
        </w:rPr>
        <w:t xml:space="preserve">to process </w:t>
      </w:r>
      <w:r w:rsidR="00C1592B" w:rsidRPr="00E04D64">
        <w:rPr>
          <w:sz w:val="24"/>
          <w:szCs w:val="24"/>
        </w:rPr>
        <w:t xml:space="preserve">data, and JASP </w:t>
      </w:r>
      <w:r w:rsidR="00B95358" w:rsidRPr="00E04D64">
        <w:rPr>
          <w:sz w:val="24"/>
          <w:szCs w:val="24"/>
        </w:rPr>
        <w:t>(</w:t>
      </w:r>
      <w:r w:rsidR="00C1592B" w:rsidRPr="00E04D64">
        <w:rPr>
          <w:sz w:val="24"/>
          <w:szCs w:val="24"/>
        </w:rPr>
        <w:t>version 0.16</w:t>
      </w:r>
      <w:r w:rsidR="00B95358" w:rsidRPr="00E04D64">
        <w:rPr>
          <w:sz w:val="24"/>
          <w:szCs w:val="24"/>
        </w:rPr>
        <w:t>)</w:t>
      </w:r>
      <w:r w:rsidR="00C1592B" w:rsidRPr="00E04D64">
        <w:rPr>
          <w:sz w:val="24"/>
          <w:szCs w:val="24"/>
        </w:rPr>
        <w:t xml:space="preserve"> </w:t>
      </w:r>
      <w:proofErr w:type="gramStart"/>
      <w:r w:rsidR="00C1592B" w:rsidRPr="00E04D64">
        <w:rPr>
          <w:sz w:val="24"/>
          <w:szCs w:val="24"/>
        </w:rPr>
        <w:t>was used</w:t>
      </w:r>
      <w:proofErr w:type="gramEnd"/>
      <w:r w:rsidR="00C1592B" w:rsidRPr="00E04D64">
        <w:rPr>
          <w:sz w:val="24"/>
          <w:szCs w:val="24"/>
        </w:rPr>
        <w:t xml:space="preserve"> for statistical analyses.</w:t>
      </w:r>
    </w:p>
    <w:p w14:paraId="548EC070" w14:textId="77777777" w:rsidR="000B48EB" w:rsidRPr="00E04D64" w:rsidRDefault="000B48EB" w:rsidP="00E04D64">
      <w:pPr>
        <w:pStyle w:val="Corpsdetexte"/>
        <w:spacing w:before="23" w:line="360" w:lineRule="auto"/>
        <w:ind w:left="113" w:right="111" w:firstLine="298"/>
        <w:jc w:val="both"/>
        <w:rPr>
          <w:sz w:val="24"/>
          <w:szCs w:val="24"/>
        </w:rPr>
      </w:pPr>
    </w:p>
    <w:p w14:paraId="6DB8BAFF" w14:textId="169D215F" w:rsidR="00270622" w:rsidRPr="009E764D" w:rsidRDefault="00FD0527" w:rsidP="009E764D">
      <w:pPr>
        <w:pStyle w:val="Titre1"/>
        <w:spacing w:before="163" w:line="360" w:lineRule="auto"/>
        <w:ind w:right="5591"/>
        <w:rPr>
          <w:sz w:val="28"/>
        </w:rPr>
      </w:pPr>
      <w:r w:rsidRPr="009E764D">
        <w:rPr>
          <w:sz w:val="28"/>
        </w:rPr>
        <w:t xml:space="preserve">Results </w:t>
      </w:r>
    </w:p>
    <w:p w14:paraId="62EABBBA" w14:textId="5949CFB3" w:rsidR="00270622" w:rsidRPr="00E04D64" w:rsidRDefault="0071138A" w:rsidP="00E04D64">
      <w:pPr>
        <w:pStyle w:val="Titre2"/>
        <w:spacing w:line="360" w:lineRule="auto"/>
        <w:rPr>
          <w:sz w:val="24"/>
          <w:szCs w:val="24"/>
        </w:rPr>
      </w:pPr>
      <w:bookmarkStart w:id="11" w:name="_Ref98488527"/>
      <w:r w:rsidRPr="00E04D64">
        <w:rPr>
          <w:sz w:val="24"/>
          <w:szCs w:val="24"/>
        </w:rPr>
        <w:t>Effect of p</w:t>
      </w:r>
      <w:r w:rsidR="00182508" w:rsidRPr="00E04D64">
        <w:rPr>
          <w:sz w:val="24"/>
          <w:szCs w:val="24"/>
        </w:rPr>
        <w:t>erturbations</w:t>
      </w:r>
      <w:r w:rsidRPr="00E04D64">
        <w:rPr>
          <w:sz w:val="24"/>
          <w:szCs w:val="24"/>
        </w:rPr>
        <w:t xml:space="preserve"> on participants’ performance</w:t>
      </w:r>
      <w:bookmarkEnd w:id="11"/>
    </w:p>
    <w:p w14:paraId="4EBD2AF3" w14:textId="67910BAA" w:rsidR="00E310A5" w:rsidRPr="00E04D64" w:rsidRDefault="0071138A" w:rsidP="00E04D64">
      <w:pPr>
        <w:pStyle w:val="Corpsdetexte"/>
        <w:spacing w:before="111" w:line="360" w:lineRule="auto"/>
        <w:ind w:left="142"/>
        <w:jc w:val="both"/>
        <w:rPr>
          <w:sz w:val="24"/>
          <w:szCs w:val="24"/>
        </w:rPr>
      </w:pPr>
      <w:r w:rsidRPr="00E04D64">
        <w:rPr>
          <w:sz w:val="24"/>
          <w:szCs w:val="24"/>
        </w:rPr>
        <w:t>P</w:t>
      </w:r>
      <w:r w:rsidR="00182508" w:rsidRPr="00E04D64">
        <w:rPr>
          <w:sz w:val="24"/>
          <w:szCs w:val="24"/>
        </w:rPr>
        <w:t xml:space="preserve">erturbations </w:t>
      </w:r>
      <w:proofErr w:type="gramStart"/>
      <w:r w:rsidRPr="00E04D64">
        <w:rPr>
          <w:sz w:val="24"/>
          <w:szCs w:val="24"/>
        </w:rPr>
        <w:t>were programmed</w:t>
      </w:r>
      <w:proofErr w:type="gramEnd"/>
      <w:r w:rsidRPr="00E04D64">
        <w:rPr>
          <w:sz w:val="24"/>
          <w:szCs w:val="24"/>
        </w:rPr>
        <w:t xml:space="preserve"> to be </w:t>
      </w:r>
      <w:r w:rsidR="00182508" w:rsidRPr="00E04D64">
        <w:rPr>
          <w:sz w:val="24"/>
          <w:szCs w:val="24"/>
        </w:rPr>
        <w:t>as seamless</w:t>
      </w:r>
      <w:r w:rsidR="000D43E2" w:rsidRPr="00E04D64">
        <w:rPr>
          <w:sz w:val="24"/>
          <w:szCs w:val="24"/>
        </w:rPr>
        <w:t xml:space="preserve"> </w:t>
      </w:r>
      <w:r w:rsidR="00217EAB" w:rsidRPr="00E04D64">
        <w:rPr>
          <w:sz w:val="24"/>
          <w:szCs w:val="24"/>
        </w:rPr>
        <w:t>as possible</w:t>
      </w:r>
      <w:r w:rsidR="00182508" w:rsidRPr="00E04D64">
        <w:rPr>
          <w:sz w:val="24"/>
          <w:szCs w:val="24"/>
        </w:rPr>
        <w:t xml:space="preserve"> while providing </w:t>
      </w:r>
      <w:r w:rsidR="00265E8F" w:rsidRPr="00E04D64">
        <w:rPr>
          <w:sz w:val="24"/>
          <w:szCs w:val="24"/>
        </w:rPr>
        <w:t xml:space="preserve">sufficient </w:t>
      </w:r>
      <w:r w:rsidR="00182508" w:rsidRPr="00E04D64">
        <w:rPr>
          <w:sz w:val="24"/>
          <w:szCs w:val="24"/>
        </w:rPr>
        <w:t>deviation</w:t>
      </w:r>
      <w:r w:rsidR="00ED22D8" w:rsidRPr="00E04D64">
        <w:rPr>
          <w:sz w:val="24"/>
          <w:szCs w:val="24"/>
        </w:rPr>
        <w:t>s</w:t>
      </w:r>
      <w:r w:rsidR="00182508" w:rsidRPr="00E04D64">
        <w:rPr>
          <w:sz w:val="24"/>
          <w:szCs w:val="24"/>
        </w:rPr>
        <w:t xml:space="preserve"> for impedance estimations </w:t>
      </w:r>
      <w:r w:rsidR="005A3E60" w:rsidRPr="00E04D64">
        <w:rPr>
          <w:sz w:val="24"/>
          <w:szCs w:val="24"/>
        </w:rPr>
        <w:t>(</w:t>
      </w:r>
      <w:proofErr w:type="spellStart"/>
      <w:r w:rsidR="005A3E60" w:rsidRPr="00E04D64">
        <w:rPr>
          <w:sz w:val="24"/>
          <w:szCs w:val="24"/>
        </w:rPr>
        <w:t>Fortineau</w:t>
      </w:r>
      <w:proofErr w:type="spellEnd"/>
      <w:r w:rsidR="005A3E60" w:rsidRPr="00E04D64">
        <w:rPr>
          <w:sz w:val="24"/>
          <w:szCs w:val="24"/>
        </w:rPr>
        <w:t xml:space="preserve"> 2021a)</w:t>
      </w:r>
      <w:r w:rsidR="00182508" w:rsidRPr="00E04D64">
        <w:rPr>
          <w:sz w:val="24"/>
          <w:szCs w:val="24"/>
        </w:rPr>
        <w:t xml:space="preserve">. </w:t>
      </w:r>
      <w:r w:rsidR="00A816E4" w:rsidRPr="00E04D64">
        <w:rPr>
          <w:sz w:val="24"/>
          <w:szCs w:val="24"/>
        </w:rPr>
        <w:t>E</w:t>
      </w:r>
      <w:r w:rsidR="00182508" w:rsidRPr="00E04D64">
        <w:rPr>
          <w:sz w:val="24"/>
          <w:szCs w:val="24"/>
        </w:rPr>
        <w:t xml:space="preserve">ven if participants </w:t>
      </w:r>
      <w:proofErr w:type="gramStart"/>
      <w:r w:rsidR="00182508" w:rsidRPr="00E04D64">
        <w:rPr>
          <w:sz w:val="24"/>
          <w:szCs w:val="24"/>
        </w:rPr>
        <w:t>were warned</w:t>
      </w:r>
      <w:proofErr w:type="gramEnd"/>
      <w:r w:rsidR="00182508" w:rsidRPr="00E04D64">
        <w:rPr>
          <w:sz w:val="24"/>
          <w:szCs w:val="24"/>
        </w:rPr>
        <w:t xml:space="preserve"> of both haptic feedback and perturbations, only 55% declared having felt perturbations during at least one</w:t>
      </w:r>
      <w:r w:rsidR="005D1A56" w:rsidRPr="00E04D64">
        <w:rPr>
          <w:sz w:val="24"/>
          <w:szCs w:val="24"/>
        </w:rPr>
        <w:t xml:space="preserve"> of</w:t>
      </w:r>
      <w:r w:rsidR="00182508" w:rsidRPr="00E04D64">
        <w:rPr>
          <w:sz w:val="24"/>
          <w:szCs w:val="24"/>
        </w:rPr>
        <w:t xml:space="preserve"> the trials. </w:t>
      </w:r>
    </w:p>
    <w:p w14:paraId="7FB995D0" w14:textId="5CDEC0BE" w:rsidR="00182508" w:rsidRPr="00E04D64" w:rsidRDefault="00AF35CB" w:rsidP="003576E5">
      <w:pPr>
        <w:pStyle w:val="Corpsdetexte"/>
        <w:spacing w:before="111" w:line="360" w:lineRule="auto"/>
        <w:ind w:left="142"/>
        <w:jc w:val="both"/>
        <w:rPr>
          <w:sz w:val="24"/>
          <w:szCs w:val="24"/>
        </w:rPr>
      </w:pPr>
      <w:r>
        <w:rPr>
          <w:sz w:val="24"/>
          <w:szCs w:val="24"/>
        </w:rPr>
        <w:t>A</w:t>
      </w:r>
      <w:r w:rsidR="00DC0D69" w:rsidRPr="00E04D64">
        <w:rPr>
          <w:sz w:val="24"/>
          <w:szCs w:val="24"/>
        </w:rPr>
        <w:t xml:space="preserve">ll the </w:t>
      </w:r>
      <w:r w:rsidR="00A816E4" w:rsidRPr="00E04D64">
        <w:rPr>
          <w:sz w:val="24"/>
          <w:szCs w:val="24"/>
        </w:rPr>
        <w:t xml:space="preserve">bouncing errors taking place the </w:t>
      </w:r>
      <w:r w:rsidR="00182508" w:rsidRPr="00E04D64">
        <w:rPr>
          <w:sz w:val="24"/>
          <w:szCs w:val="24"/>
        </w:rPr>
        <w:t xml:space="preserve">cycle before a </w:t>
      </w:r>
      <w:r w:rsidR="002D5BF9" w:rsidRPr="00E04D64">
        <w:rPr>
          <w:sz w:val="24"/>
          <w:szCs w:val="24"/>
        </w:rPr>
        <w:t xml:space="preserve">perturbation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004F4894" w:rsidRPr="00E04D64">
        <w:rPr>
          <w:sz w:val="24"/>
          <w:szCs w:val="24"/>
        </w:rPr>
        <w:t xml:space="preserve"> </w:t>
      </w:r>
      <w:r w:rsidR="00182508" w:rsidRPr="00E04D64">
        <w:rPr>
          <w:sz w:val="24"/>
          <w:szCs w:val="24"/>
        </w:rPr>
        <w:t xml:space="preserve">and </w:t>
      </w:r>
      <w:r w:rsidR="00A816E4" w:rsidRPr="00E04D64">
        <w:rPr>
          <w:sz w:val="24"/>
          <w:szCs w:val="24"/>
        </w:rPr>
        <w:t xml:space="preserve">three </w:t>
      </w:r>
      <w:r w:rsidR="00182508" w:rsidRPr="00E04D64">
        <w:rPr>
          <w:sz w:val="24"/>
          <w:szCs w:val="24"/>
        </w:rPr>
        <w:t>cyc</w:t>
      </w:r>
      <w:r w:rsidR="004F4894" w:rsidRPr="00E04D64">
        <w:rPr>
          <w:sz w:val="24"/>
          <w:szCs w:val="24"/>
        </w:rPr>
        <w:t>les after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00182508" w:rsidRPr="00E04D64">
        <w:rPr>
          <w:sz w:val="24"/>
          <w:szCs w:val="24"/>
        </w:rPr>
        <w:t xml:space="preserve">,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oMath>
      <w:r w:rsidR="004F4894" w:rsidRPr="00E04D64">
        <w:rPr>
          <w:sz w:val="24"/>
          <w:szCs w:val="24"/>
        </w:rPr>
        <w:t>,</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3</m:t>
            </m:r>
          </m:sup>
        </m:sSup>
      </m:oMath>
      <w:r w:rsidR="00182508" w:rsidRPr="00E04D64">
        <w:rPr>
          <w:sz w:val="24"/>
          <w:szCs w:val="24"/>
        </w:rPr>
        <w:t>)</w:t>
      </w:r>
      <w:r w:rsidR="00BA2CBA" w:rsidRPr="00E04D64">
        <w:rPr>
          <w:sz w:val="24"/>
          <w:szCs w:val="24"/>
        </w:rPr>
        <w:t xml:space="preserve"> were </w:t>
      </w:r>
      <w:r w:rsidR="00DC0D69" w:rsidRPr="00E04D64">
        <w:rPr>
          <w:sz w:val="24"/>
          <w:szCs w:val="24"/>
        </w:rPr>
        <w:t xml:space="preserve">averaged for each participant and </w:t>
      </w:r>
      <w:r w:rsidR="00BA2CBA" w:rsidRPr="00E04D64">
        <w:rPr>
          <w:sz w:val="24"/>
          <w:szCs w:val="24"/>
        </w:rPr>
        <w:t>compared</w:t>
      </w:r>
      <w:r w:rsidR="00DC0D69" w:rsidRPr="00E04D64">
        <w:rPr>
          <w:sz w:val="24"/>
          <w:szCs w:val="24"/>
        </w:rPr>
        <w:t xml:space="preserve"> using a </w:t>
      </w:r>
      <w:r w:rsidR="003576E5">
        <w:rPr>
          <w:sz w:val="24"/>
          <w:szCs w:val="24"/>
        </w:rPr>
        <w:t>mixed-</w:t>
      </w:r>
      <w:r w:rsidR="00EC4E33" w:rsidRPr="00E04D64">
        <w:rPr>
          <w:sz w:val="24"/>
          <w:szCs w:val="24"/>
        </w:rPr>
        <w:t>design</w:t>
      </w:r>
      <w:r w:rsidR="00182508" w:rsidRPr="00E04D64">
        <w:rPr>
          <w:sz w:val="24"/>
          <w:szCs w:val="24"/>
        </w:rPr>
        <w:t xml:space="preserve"> ANOVA </w:t>
      </w:r>
      <w:r w:rsidR="00EC4E33" w:rsidRPr="00E04D64">
        <w:rPr>
          <w:sz w:val="24"/>
          <w:szCs w:val="24"/>
        </w:rPr>
        <w:t>(4 cycles × 2 experiments</w:t>
      </w:r>
      <w:r w:rsidR="00DC0D69" w:rsidRPr="00E04D64">
        <w:rPr>
          <w:sz w:val="24"/>
          <w:szCs w:val="24"/>
        </w:rPr>
        <w:t>)</w:t>
      </w:r>
      <w:r>
        <w:rPr>
          <w:sz w:val="24"/>
          <w:szCs w:val="24"/>
        </w:rPr>
        <w:t xml:space="preserve"> t</w:t>
      </w:r>
      <w:r w:rsidRPr="00E04D64">
        <w:rPr>
          <w:sz w:val="24"/>
          <w:szCs w:val="24"/>
        </w:rPr>
        <w:t xml:space="preserve">o assess the effect </w:t>
      </w:r>
      <w:r>
        <w:rPr>
          <w:sz w:val="24"/>
          <w:szCs w:val="24"/>
        </w:rPr>
        <w:t>of perturbations on performance</w:t>
      </w:r>
      <w:r w:rsidR="00DC0D69" w:rsidRPr="00E04D64">
        <w:rPr>
          <w:sz w:val="24"/>
          <w:szCs w:val="24"/>
        </w:rPr>
        <w:t>.</w:t>
      </w:r>
      <w:r w:rsidR="00182508" w:rsidRPr="00E04D64">
        <w:rPr>
          <w:sz w:val="24"/>
          <w:szCs w:val="24"/>
        </w:rPr>
        <w:t xml:space="preserve"> </w:t>
      </w:r>
      <w:r w:rsidR="008B51EE" w:rsidRPr="00E04D64">
        <w:rPr>
          <w:sz w:val="24"/>
          <w:szCs w:val="24"/>
        </w:rPr>
        <w:t xml:space="preserve">Only a </w:t>
      </w:r>
      <w:r w:rsidR="00182508" w:rsidRPr="00E04D64">
        <w:rPr>
          <w:sz w:val="24"/>
          <w:szCs w:val="24"/>
        </w:rPr>
        <w:t xml:space="preserve">significant effect of </w:t>
      </w:r>
      <w:r w:rsidR="00603261" w:rsidRPr="00E04D64">
        <w:rPr>
          <w:sz w:val="24"/>
          <w:szCs w:val="24"/>
        </w:rPr>
        <w:t xml:space="preserve">cycle order on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603261" w:rsidRPr="00E04D64">
        <w:rPr>
          <w:sz w:val="24"/>
          <w:szCs w:val="24"/>
        </w:rPr>
        <w:t xml:space="preserve"> </w:t>
      </w:r>
      <w:r w:rsidR="00182508" w:rsidRPr="00E04D64">
        <w:rPr>
          <w:sz w:val="24"/>
          <w:szCs w:val="24"/>
        </w:rPr>
        <w:t xml:space="preserve">was </w:t>
      </w:r>
      <w:proofErr w:type="gramStart"/>
      <w:r w:rsidR="00182508" w:rsidRPr="00E04D64">
        <w:rPr>
          <w:sz w:val="24"/>
          <w:szCs w:val="24"/>
        </w:rPr>
        <w:t xml:space="preserve">observed </w:t>
      </w:r>
      <w:proofErr w:type="gramEnd"/>
      <m:oMath>
        <m:r>
          <w:rPr>
            <w:rFonts w:ascii="Cambria Math" w:hAnsi="Cambria Math"/>
            <w:sz w:val="24"/>
            <w:szCs w:val="24"/>
          </w:rPr>
          <m:t xml:space="preserve">F(3, 180) = 6.8,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=0.026</m:t>
        </m:r>
      </m:oMath>
      <w:r w:rsidR="008B51EE" w:rsidRPr="00E04D64">
        <w:rPr>
          <w:sz w:val="24"/>
          <w:szCs w:val="24"/>
        </w:rPr>
        <w:t>.</w:t>
      </w:r>
      <w:r w:rsidR="00182508" w:rsidRPr="00E04D64">
        <w:rPr>
          <w:sz w:val="24"/>
          <w:szCs w:val="24"/>
        </w:rPr>
        <w:t xml:space="preserve"> </w:t>
      </w:r>
      <w:r w:rsidR="00603261" w:rsidRPr="00E04D64">
        <w:rPr>
          <w:sz w:val="24"/>
          <w:szCs w:val="24"/>
        </w:rPr>
        <w:t xml:space="preserve">A </w:t>
      </w:r>
      <w:r w:rsidR="00182508" w:rsidRPr="00E04D64">
        <w:rPr>
          <w:sz w:val="24"/>
          <w:szCs w:val="24"/>
        </w:rPr>
        <w:t xml:space="preserve">post-hoc analysis </w:t>
      </w:r>
      <w:r w:rsidR="00DC0D69" w:rsidRPr="00E04D64">
        <w:rPr>
          <w:sz w:val="24"/>
          <w:szCs w:val="24"/>
        </w:rPr>
        <w:t xml:space="preserve">revealed </w:t>
      </w:r>
      <w:r w:rsidR="00182508" w:rsidRPr="00E04D64">
        <w:rPr>
          <w:sz w:val="24"/>
          <w:szCs w:val="24"/>
        </w:rPr>
        <w:t>tha</w:t>
      </w:r>
      <w:r w:rsidR="00DC0D69" w:rsidRPr="00E04D64">
        <w:rPr>
          <w:sz w:val="24"/>
          <w:szCs w:val="24"/>
        </w:rPr>
        <w:t xml:space="preserve">t </w:t>
      </w:r>
      <w:r w:rsidR="00EC007A" w:rsidRPr="00E04D64">
        <w:rPr>
          <w:sz w:val="24"/>
          <w:szCs w:val="24"/>
        </w:rPr>
        <w:t xml:space="preserve">the </w:t>
      </w:r>
      <w:r w:rsidR="00DC0D69" w:rsidRPr="00E04D64">
        <w:rPr>
          <w:sz w:val="24"/>
          <w:szCs w:val="24"/>
        </w:rPr>
        <w:t xml:space="preserve">bouncing error at </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1</m:t>
            </m:r>
          </m:sup>
        </m:sSup>
      </m:oMath>
      <w:r w:rsidR="004F4894" w:rsidRPr="00E04D64">
        <w:rPr>
          <w:sz w:val="24"/>
          <w:szCs w:val="24"/>
        </w:rPr>
        <w:t xml:space="preserve"> </w:t>
      </w:r>
      <w:r w:rsidR="00DC0D69" w:rsidRPr="00E04D64">
        <w:rPr>
          <w:sz w:val="24"/>
          <w:szCs w:val="24"/>
        </w:rPr>
        <w:t xml:space="preserve">was significantly </w:t>
      </w:r>
      <w:r w:rsidR="00603261" w:rsidRPr="00E04D64">
        <w:rPr>
          <w:sz w:val="24"/>
          <w:szCs w:val="24"/>
        </w:rPr>
        <w:t xml:space="preserve">larger than </w:t>
      </w:r>
      <w:r w:rsidR="00182508" w:rsidRPr="00E04D64">
        <w:rPr>
          <w:sz w:val="24"/>
          <w:szCs w:val="24"/>
        </w:rPr>
        <w:t>other cycles</w:t>
      </w:r>
      <w:r w:rsidR="00603261" w:rsidRPr="00E04D64">
        <w:rPr>
          <w:sz w:val="24"/>
          <w:szCs w:val="24"/>
        </w:rPr>
        <w:t>’ error</w:t>
      </w:r>
      <w:r w:rsidR="00EC4E33" w:rsidRPr="00E04D64">
        <w:rPr>
          <w:sz w:val="24"/>
          <w:szCs w:val="24"/>
        </w:rPr>
        <w:t>s</w:t>
      </w:r>
      <w:r w:rsidR="00182508" w:rsidRPr="00E04D64">
        <w:rPr>
          <w:sz w:val="24"/>
          <w:szCs w:val="24"/>
        </w:rPr>
        <w:t>, with a mean difference of 2</w:t>
      </w:r>
      <w:r w:rsidR="001849AD" w:rsidRPr="00E04D64">
        <w:rPr>
          <w:sz w:val="24"/>
          <w:szCs w:val="24"/>
        </w:rPr>
        <w:t>.0</w:t>
      </w:r>
      <w:r w:rsidR="006157A6" w:rsidRPr="00E04D64">
        <w:rPr>
          <w:sz w:val="24"/>
          <w:szCs w:val="24"/>
        </w:rPr>
        <w:t xml:space="preserve"> </w:t>
      </w:r>
      <w:r w:rsidR="00182508" w:rsidRPr="00E04D64">
        <w:rPr>
          <w:sz w:val="24"/>
          <w:szCs w:val="24"/>
        </w:rPr>
        <w:t>cm</w:t>
      </w:r>
      <w:r w:rsidR="00603261" w:rsidRPr="00E04D64">
        <w:rPr>
          <w:sz w:val="24"/>
          <w:szCs w:val="24"/>
        </w:rPr>
        <w:t xml:space="preserve"> (</w:t>
      </w:r>
      <w:r w:rsidR="009D2644" w:rsidRPr="00E04D64">
        <w:rPr>
          <w:sz w:val="24"/>
          <w:szCs w:val="24"/>
        </w:rPr>
        <w:fldChar w:fldCharType="begin"/>
      </w:r>
      <w:r w:rsidR="009D2644" w:rsidRPr="00E04D64">
        <w:rPr>
          <w:sz w:val="24"/>
          <w:szCs w:val="24"/>
        </w:rPr>
        <w:instrText xml:space="preserve"> REF _Ref98487657 \h </w:instrText>
      </w:r>
      <w:r w:rsidR="00E04D64">
        <w:rPr>
          <w:sz w:val="24"/>
          <w:szCs w:val="24"/>
        </w:rPr>
        <w:instrText xml:space="preserve"> \* MERGEFORMAT </w:instrText>
      </w:r>
      <w:r w:rsidR="009D2644" w:rsidRPr="00E04D64">
        <w:rPr>
          <w:sz w:val="24"/>
          <w:szCs w:val="24"/>
        </w:rPr>
      </w:r>
      <w:r w:rsidR="009D2644" w:rsidRPr="00E04D64">
        <w:rPr>
          <w:sz w:val="24"/>
          <w:szCs w:val="24"/>
        </w:rPr>
        <w:fldChar w:fldCharType="separate"/>
      </w:r>
      <w:r w:rsidR="002C0722" w:rsidRPr="002C0722">
        <w:rPr>
          <w:sz w:val="24"/>
          <w:szCs w:val="24"/>
        </w:rPr>
        <w:t xml:space="preserve">Figure </w:t>
      </w:r>
      <w:r w:rsidR="002C0722" w:rsidRPr="002C0722">
        <w:rPr>
          <w:noProof/>
          <w:sz w:val="24"/>
          <w:szCs w:val="24"/>
        </w:rPr>
        <w:t>5</w:t>
      </w:r>
      <w:r w:rsidR="009D2644" w:rsidRPr="00E04D64">
        <w:rPr>
          <w:sz w:val="24"/>
          <w:szCs w:val="24"/>
        </w:rPr>
        <w:fldChar w:fldCharType="end"/>
      </w:r>
      <w:r w:rsidR="00603261" w:rsidRPr="00E04D64">
        <w:rPr>
          <w:sz w:val="24"/>
          <w:szCs w:val="24"/>
        </w:rPr>
        <w:t>)</w:t>
      </w:r>
      <w:r w:rsidR="00182508" w:rsidRPr="00E04D64">
        <w:rPr>
          <w:sz w:val="24"/>
          <w:szCs w:val="24"/>
        </w:rPr>
        <w:t xml:space="preserve">. </w:t>
      </w:r>
    </w:p>
    <w:p w14:paraId="7772EB4A" w14:textId="1371BD46" w:rsidR="008825C8" w:rsidRPr="00877DE4" w:rsidRDefault="009D2644" w:rsidP="00E04D64">
      <w:pPr>
        <w:pStyle w:val="Lgende"/>
        <w:spacing w:line="360" w:lineRule="auto"/>
        <w:jc w:val="center"/>
        <w:rPr>
          <w:i w:val="0"/>
          <w:sz w:val="28"/>
          <w:szCs w:val="24"/>
        </w:rPr>
      </w:pPr>
      <w:bookmarkStart w:id="12" w:name="_Ref98487657"/>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5</w:t>
      </w:r>
      <w:r w:rsidR="00027818" w:rsidRPr="00877DE4">
        <w:rPr>
          <w:i w:val="0"/>
          <w:noProof/>
          <w:sz w:val="28"/>
          <w:szCs w:val="24"/>
        </w:rPr>
        <w:fldChar w:fldCharType="end"/>
      </w:r>
      <w:bookmarkEnd w:id="12"/>
      <w:r w:rsidR="00877DE4" w:rsidRPr="00877DE4">
        <w:rPr>
          <w:i w:val="0"/>
          <w:noProof/>
          <w:sz w:val="28"/>
          <w:szCs w:val="24"/>
        </w:rPr>
        <w:t xml:space="preserve"> </w:t>
      </w:r>
      <w:r w:rsidR="000E05A1">
        <w:rPr>
          <w:i w:val="0"/>
          <w:noProof/>
          <w:sz w:val="28"/>
          <w:szCs w:val="24"/>
        </w:rPr>
        <w:t>T</w:t>
      </w:r>
      <w:r w:rsidR="00877DE4" w:rsidRPr="00877DE4">
        <w:rPr>
          <w:i w:val="0"/>
          <w:noProof/>
          <w:sz w:val="28"/>
          <w:szCs w:val="24"/>
        </w:rPr>
        <w:t>HERE</w:t>
      </w:r>
    </w:p>
    <w:p w14:paraId="0EB9641B" w14:textId="651FF122" w:rsidR="00BA2CBA" w:rsidRPr="00E04D64" w:rsidRDefault="00EC4E33" w:rsidP="00E04D64">
      <w:pPr>
        <w:pStyle w:val="Corpsdetexte"/>
        <w:spacing w:before="111" w:line="360" w:lineRule="auto"/>
        <w:ind w:left="142"/>
        <w:jc w:val="both"/>
        <w:rPr>
          <w:sz w:val="24"/>
          <w:szCs w:val="24"/>
        </w:rPr>
      </w:pPr>
      <w:r w:rsidRPr="00E04D64">
        <w:rPr>
          <w:sz w:val="24"/>
          <w:szCs w:val="24"/>
        </w:rPr>
        <w:t>A second mixed</w:t>
      </w:r>
      <w:r w:rsidR="005638A6">
        <w:rPr>
          <w:sz w:val="24"/>
          <w:szCs w:val="24"/>
        </w:rPr>
        <w:t>-</w:t>
      </w:r>
      <w:r w:rsidRPr="00E04D64">
        <w:rPr>
          <w:sz w:val="24"/>
          <w:szCs w:val="24"/>
        </w:rPr>
        <w:t>design</w:t>
      </w:r>
      <w:r w:rsidR="00BA2CBA" w:rsidRPr="00E04D64">
        <w:rPr>
          <w:sz w:val="24"/>
          <w:szCs w:val="24"/>
        </w:rPr>
        <w:t xml:space="preserve"> ANOVA conducted on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004F4894" w:rsidRPr="00E04D64">
        <w:rPr>
          <w:sz w:val="24"/>
          <w:szCs w:val="24"/>
        </w:rPr>
        <w:t xml:space="preserve"> </w:t>
      </w:r>
      <w:r w:rsidR="00BA2CBA" w:rsidRPr="00E04D64">
        <w:rPr>
          <w:sz w:val="24"/>
          <w:szCs w:val="24"/>
        </w:rPr>
        <w:t xml:space="preserve">with the same factors had to be corrected </w:t>
      </w:r>
      <w:r w:rsidR="00055956" w:rsidRPr="00E04D64">
        <w:rPr>
          <w:sz w:val="24"/>
          <w:szCs w:val="24"/>
        </w:rPr>
        <w:fldChar w:fldCharType="begin"/>
      </w:r>
      <w:r w:rsidR="00FD2558">
        <w:rPr>
          <w:sz w:val="24"/>
          <w:szCs w:val="24"/>
        </w:rPr>
        <w:instrText xml:space="preserve"> ADDIN ZOTERO_ITEM CSL_CITATION {"citationID":"SteKUC5f","properties":{"formattedCitation":"(40)","plainCitation":"(40)","noteIndex":0},"citationItems":[{"id":939,"uris":["http://zotero.org/users/5243746/items/AP9TXD3N"],"itemData":{"id":939,"type":"article-journal","abstract":"It has been suggested that when the variance assumptions of a repeated measures ANOVA are not met, the df of the mean square ratio should be adjusted by the sample estimate of the Box correction factor, ɛ. This procedure works well when ɛ is low, but the estimate is seriously biased when this is not the case. An alternate estimate is proposed which is shown by Monte Carlo methods to be less biased for moderately large ɛ.","container-title":"Journal of Educational Statistics","DOI":"10.3102/10769986001001069","ISSN":"0362-9791","issue":"1","journalAbbreviation":"Journal of Educational Statistics","language":"en","note":"publisher: American Educational Research Association","page":"69-82","source":"SAGE Journals","title":"Estimation of the Box Correction for Degrees of Freedom from Sample Data in Randomized Block and Split-Plot Designs","volume":"1","author":[{"family":"Huynh","given":"Huynh"},{"family":"Feldt","given":"Leonard S."}],"issued":{"date-parts":[["1976",3,1]]}}}],"schema":"https://github.com/citation-style-language/schema/raw/master/csl-citation.json"} </w:instrText>
      </w:r>
      <w:r w:rsidR="00055956" w:rsidRPr="00E04D64">
        <w:rPr>
          <w:sz w:val="24"/>
          <w:szCs w:val="24"/>
        </w:rPr>
        <w:fldChar w:fldCharType="separate"/>
      </w:r>
      <w:r w:rsidR="00FD2558" w:rsidRPr="00FD2558">
        <w:rPr>
          <w:sz w:val="24"/>
        </w:rPr>
        <w:t>(40)</w:t>
      </w:r>
      <w:r w:rsidR="00055956" w:rsidRPr="00E04D64">
        <w:rPr>
          <w:sz w:val="24"/>
          <w:szCs w:val="24"/>
        </w:rPr>
        <w:fldChar w:fldCharType="end"/>
      </w:r>
      <w:r w:rsidR="004E6DF9" w:rsidRPr="00E04D64">
        <w:rPr>
          <w:sz w:val="24"/>
          <w:szCs w:val="24"/>
        </w:rPr>
        <w:t xml:space="preserve"> since</w:t>
      </w:r>
      <w:r w:rsidR="00BA2CBA" w:rsidRPr="00E04D64">
        <w:rPr>
          <w:sz w:val="24"/>
          <w:szCs w:val="24"/>
        </w:rPr>
        <w:t xml:space="preserve"> </w:t>
      </w:r>
      <w:r w:rsidR="003E51BD" w:rsidRPr="00E04D64">
        <w:rPr>
          <w:sz w:val="24"/>
          <w:szCs w:val="24"/>
        </w:rPr>
        <w:t xml:space="preserve">the </w:t>
      </w:r>
      <w:proofErr w:type="spellStart"/>
      <w:r w:rsidR="00BA2CBA" w:rsidRPr="00E04D64">
        <w:rPr>
          <w:sz w:val="24"/>
          <w:szCs w:val="24"/>
        </w:rPr>
        <w:t>sphericity</w:t>
      </w:r>
      <w:proofErr w:type="spellEnd"/>
      <w:r w:rsidR="00BA2CBA" w:rsidRPr="00E04D64">
        <w:rPr>
          <w:sz w:val="24"/>
          <w:szCs w:val="24"/>
        </w:rPr>
        <w:t xml:space="preserve"> test was not verified</w:t>
      </w:r>
      <w:r w:rsidR="00055956" w:rsidRPr="00E04D64">
        <w:rPr>
          <w:sz w:val="24"/>
          <w:szCs w:val="24"/>
        </w:rPr>
        <w:t xml:space="preserve"> </w:t>
      </w:r>
      <w:r w:rsidR="00055956" w:rsidRPr="00E04D64">
        <w:rPr>
          <w:sz w:val="24"/>
          <w:szCs w:val="24"/>
        </w:rPr>
        <w:fldChar w:fldCharType="begin"/>
      </w:r>
      <w:r w:rsidR="00FD2558">
        <w:rPr>
          <w:sz w:val="24"/>
          <w:szCs w:val="24"/>
        </w:rPr>
        <w:instrText xml:space="preserve"> ADDIN ZOTERO_ITEM CSL_CITATION {"citationID":"E5PrBWIC","properties":{"formattedCitation":"(41)","plainCitation":"(41)","noteIndex":0},"citationItems":[{"id":937,"uris":["http://zotero.org/users/5243746/items/8W4ZNSKX"],"itemData":{"id":937,"type":"article-journal","abstract":"The Annals of Mathematical Statistics","container-title":"The Annals of Mathematical Statistics","DOI":"10.1214/aoms/1177731915","ISSN":"0003-4851, 2168-8990","issue":"2","note":"publisher: Institute of Mathematical Statistics","page":"204-209","source":"Project Euclid","title":"Significance Test for Sphericity of a Normal n-Variate Distribution","volume":"11","author":[{"family":"Mauchly","given":"John W."}],"issued":{"date-parts":[["1940",6]]}}}],"schema":"https://github.com/citation-style-language/schema/raw/master/csl-citation.json"} </w:instrText>
      </w:r>
      <w:r w:rsidR="00055956" w:rsidRPr="00E04D64">
        <w:rPr>
          <w:sz w:val="24"/>
          <w:szCs w:val="24"/>
        </w:rPr>
        <w:fldChar w:fldCharType="separate"/>
      </w:r>
      <w:r w:rsidR="00FD2558" w:rsidRPr="00FD2558">
        <w:rPr>
          <w:sz w:val="24"/>
        </w:rPr>
        <w:t>(41)</w:t>
      </w:r>
      <w:r w:rsidR="00055956" w:rsidRPr="00E04D64">
        <w:rPr>
          <w:sz w:val="24"/>
          <w:szCs w:val="24"/>
        </w:rPr>
        <w:fldChar w:fldCharType="end"/>
      </w:r>
      <w:r w:rsidR="00BA2CBA" w:rsidRPr="00E04D64">
        <w:rPr>
          <w:sz w:val="24"/>
          <w:szCs w:val="24"/>
        </w:rPr>
        <w:t xml:space="preserve">. </w:t>
      </w:r>
      <w:r w:rsidR="008B51EE" w:rsidRPr="00E04D64">
        <w:rPr>
          <w:sz w:val="24"/>
          <w:szCs w:val="24"/>
        </w:rPr>
        <w:t xml:space="preserve">No significant effect </w:t>
      </w:r>
      <w:proofErr w:type="gramStart"/>
      <w:r w:rsidR="008B51EE" w:rsidRPr="00E04D64">
        <w:rPr>
          <w:sz w:val="24"/>
          <w:szCs w:val="24"/>
        </w:rPr>
        <w:t xml:space="preserve">was </w:t>
      </w:r>
      <w:r w:rsidR="001E0BDA" w:rsidRPr="00E04D64">
        <w:rPr>
          <w:sz w:val="24"/>
          <w:szCs w:val="24"/>
        </w:rPr>
        <w:t>observed</w:t>
      </w:r>
      <w:proofErr w:type="gramEnd"/>
      <w:r w:rsidR="001E0BDA" w:rsidRPr="00E04D64">
        <w:rPr>
          <w:sz w:val="24"/>
          <w:szCs w:val="24"/>
        </w:rPr>
        <w:t xml:space="preserve"> for the </w:t>
      </w:r>
      <w:commentRangeStart w:id="13"/>
      <w:r w:rsidR="001E0BDA" w:rsidRPr="00E04D64">
        <w:rPr>
          <w:sz w:val="24"/>
          <w:szCs w:val="24"/>
        </w:rPr>
        <w:t>main effect factor</w:t>
      </w:r>
      <w:commentRangeEnd w:id="13"/>
      <w:r w:rsidR="00737BB4" w:rsidRPr="00E04D64">
        <w:rPr>
          <w:rStyle w:val="Marquedecommentaire"/>
          <w:sz w:val="24"/>
          <w:szCs w:val="24"/>
        </w:rPr>
        <w:commentReference w:id="13"/>
      </w:r>
      <w:r w:rsidR="001E0BDA" w:rsidRPr="00E04D64">
        <w:rPr>
          <w:sz w:val="24"/>
          <w:szCs w:val="24"/>
        </w:rPr>
        <w:t xml:space="preserve">, </w:t>
      </w:r>
      <w:r w:rsidR="005638A6">
        <w:rPr>
          <w:sz w:val="24"/>
          <w:szCs w:val="24"/>
        </w:rPr>
        <w:t xml:space="preserve">the random effect, </w:t>
      </w:r>
      <w:r w:rsidR="001E0BDA" w:rsidRPr="00E04D64">
        <w:rPr>
          <w:sz w:val="24"/>
          <w:szCs w:val="24"/>
        </w:rPr>
        <w:t xml:space="preserve">or the interaction. </w:t>
      </w:r>
      <w:proofErr w:type="gramStart"/>
      <w:r w:rsidR="00BA2CBA" w:rsidRPr="00E04D64">
        <w:rPr>
          <w:sz w:val="24"/>
          <w:szCs w:val="24"/>
        </w:rPr>
        <w:t>The</w:t>
      </w:r>
      <w:r w:rsidR="005638A6">
        <w:rPr>
          <w:sz w:val="24"/>
          <w:szCs w:val="24"/>
        </w:rPr>
        <w:t>refore</w:t>
      </w:r>
      <w:proofErr w:type="gramEnd"/>
      <w:r w:rsidR="005638A6">
        <w:rPr>
          <w:sz w:val="24"/>
          <w:szCs w:val="24"/>
        </w:rPr>
        <w:t xml:space="preserve"> the</w:t>
      </w:r>
      <w:r w:rsidR="00BA2CBA" w:rsidRPr="00E04D64">
        <w:rPr>
          <w:sz w:val="24"/>
          <w:szCs w:val="24"/>
        </w:rPr>
        <w:t xml:space="preserve"> repeatability of the bouncing error was similar for all cycles, with an average standard deviation of 25</w:t>
      </w:r>
      <w:r w:rsidR="00890D7C" w:rsidRPr="00E04D64">
        <w:rPr>
          <w:sz w:val="24"/>
          <w:szCs w:val="24"/>
        </w:rPr>
        <w:t>.1</w:t>
      </w:r>
      <w:r w:rsidR="006157A6" w:rsidRPr="00E04D64">
        <w:rPr>
          <w:sz w:val="24"/>
          <w:szCs w:val="24"/>
        </w:rPr>
        <w:t xml:space="preserve"> </w:t>
      </w:r>
      <w:r w:rsidR="00BA2CBA" w:rsidRPr="00E04D64">
        <w:rPr>
          <w:sz w:val="24"/>
          <w:szCs w:val="24"/>
        </w:rPr>
        <w:t>cm</w:t>
      </w:r>
      <w:r w:rsidR="00737BB4" w:rsidRPr="00E04D64">
        <w:rPr>
          <w:sz w:val="24"/>
          <w:szCs w:val="24"/>
        </w:rPr>
        <w:t xml:space="preserve"> (SD 5</w:t>
      </w:r>
      <w:r w:rsidR="00890D7C" w:rsidRPr="00E04D64">
        <w:rPr>
          <w:sz w:val="24"/>
          <w:szCs w:val="24"/>
        </w:rPr>
        <w:t>.0</w:t>
      </w:r>
      <w:r w:rsidR="00737BB4" w:rsidRPr="00E04D64">
        <w:rPr>
          <w:sz w:val="24"/>
          <w:szCs w:val="24"/>
        </w:rPr>
        <w:t>)</w:t>
      </w:r>
      <w:r w:rsidR="00BA2CBA" w:rsidRPr="00E04D64">
        <w:rPr>
          <w:sz w:val="24"/>
          <w:szCs w:val="24"/>
        </w:rPr>
        <w:t xml:space="preserve">. </w:t>
      </w:r>
    </w:p>
    <w:p w14:paraId="79421AC6" w14:textId="77777777" w:rsidR="00BA2CBA" w:rsidRPr="00E04D64" w:rsidRDefault="00BA2CBA" w:rsidP="00E04D64">
      <w:pPr>
        <w:pStyle w:val="Corpsdetexte"/>
        <w:spacing w:line="360" w:lineRule="auto"/>
        <w:rPr>
          <w:sz w:val="24"/>
          <w:szCs w:val="24"/>
        </w:rPr>
      </w:pPr>
    </w:p>
    <w:p w14:paraId="6E88B81E" w14:textId="2EE066E7" w:rsidR="00BA2CBA" w:rsidRPr="00E04D64" w:rsidRDefault="00883514" w:rsidP="00E04D64">
      <w:pPr>
        <w:pStyle w:val="Titre2"/>
        <w:spacing w:line="360" w:lineRule="auto"/>
        <w:rPr>
          <w:sz w:val="24"/>
          <w:szCs w:val="24"/>
        </w:rPr>
      </w:pPr>
      <w:r w:rsidRPr="00E04D64">
        <w:rPr>
          <w:sz w:val="24"/>
          <w:szCs w:val="24"/>
        </w:rPr>
        <w:t>P</w:t>
      </w:r>
      <w:r w:rsidR="00BA2CBA" w:rsidRPr="00E04D64">
        <w:rPr>
          <w:sz w:val="24"/>
          <w:szCs w:val="24"/>
        </w:rPr>
        <w:t>erformance</w:t>
      </w:r>
      <w:r w:rsidR="00603261" w:rsidRPr="00E04D64">
        <w:rPr>
          <w:sz w:val="24"/>
          <w:szCs w:val="24"/>
        </w:rPr>
        <w:t xml:space="preserve">-based </w:t>
      </w:r>
      <w:r w:rsidRPr="00E04D64">
        <w:rPr>
          <w:sz w:val="24"/>
          <w:szCs w:val="24"/>
        </w:rPr>
        <w:t>clustering</w:t>
      </w:r>
      <w:r w:rsidR="00603261" w:rsidRPr="00E04D64">
        <w:rPr>
          <w:sz w:val="24"/>
          <w:szCs w:val="24"/>
        </w:rPr>
        <w:t xml:space="preserve"> of participants</w:t>
      </w:r>
    </w:p>
    <w:p w14:paraId="2AD9939F" w14:textId="36454EAD" w:rsidR="00847C78" w:rsidRPr="00E04D64" w:rsidRDefault="00ED41BE" w:rsidP="001C32ED">
      <w:pPr>
        <w:pStyle w:val="Corpsdetexte"/>
        <w:spacing w:before="111" w:line="360" w:lineRule="auto"/>
        <w:ind w:left="142"/>
        <w:jc w:val="both"/>
        <w:rPr>
          <w:sz w:val="24"/>
          <w:szCs w:val="24"/>
        </w:rPr>
      </w:pPr>
      <w:r w:rsidRPr="00E04D64">
        <w:rPr>
          <w:sz w:val="24"/>
          <w:szCs w:val="24"/>
        </w:rPr>
        <w:t>It is relevant to notice that among all participants, 40% were already fam</w:t>
      </w:r>
      <w:r w:rsidR="00BE7B6B" w:rsidRPr="00E04D64">
        <w:rPr>
          <w:sz w:val="24"/>
          <w:szCs w:val="24"/>
        </w:rPr>
        <w:t>iliar with the experimental set</w:t>
      </w:r>
      <w:r w:rsidRPr="00E04D64">
        <w:rPr>
          <w:sz w:val="24"/>
          <w:szCs w:val="24"/>
        </w:rPr>
        <w:t>up, while 50 % had never manipulated an articulated robot.</w:t>
      </w:r>
      <w:r w:rsidR="00C319A2" w:rsidRPr="00E04D64">
        <w:rPr>
          <w:sz w:val="24"/>
          <w:szCs w:val="24"/>
        </w:rPr>
        <w:t xml:space="preserve"> </w:t>
      </w:r>
      <w:r w:rsidR="00061EC6">
        <w:rPr>
          <w:sz w:val="24"/>
          <w:szCs w:val="24"/>
        </w:rPr>
        <w:t>K-means analysis showed that o</w:t>
      </w:r>
      <w:r w:rsidR="006F1513" w:rsidRPr="00E04D64">
        <w:rPr>
          <w:sz w:val="24"/>
          <w:szCs w:val="24"/>
        </w:rPr>
        <w:t>ne participant had to be discarded from the co</w:t>
      </w:r>
      <w:r w:rsidR="00CB0281" w:rsidRPr="00E04D64">
        <w:rPr>
          <w:sz w:val="24"/>
          <w:szCs w:val="24"/>
        </w:rPr>
        <w:t>mputation of group performances</w:t>
      </w:r>
      <w:r w:rsidR="006F1513" w:rsidRPr="00E04D64">
        <w:rPr>
          <w:sz w:val="24"/>
          <w:szCs w:val="24"/>
        </w:rPr>
        <w:t xml:space="preserve"> because </w:t>
      </w:r>
      <w:r w:rsidR="00890D7C" w:rsidRPr="00E04D64">
        <w:rPr>
          <w:sz w:val="24"/>
          <w:szCs w:val="24"/>
        </w:rPr>
        <w:t xml:space="preserve">his </w:t>
      </w:r>
      <w:r w:rsidR="006F1513" w:rsidRPr="00E04D64">
        <w:rPr>
          <w:sz w:val="24"/>
          <w:szCs w:val="24"/>
        </w:rPr>
        <w:t xml:space="preserve">score </w:t>
      </w:r>
      <w:r w:rsidR="00890D7C" w:rsidRPr="00E04D64">
        <w:rPr>
          <w:sz w:val="24"/>
          <w:szCs w:val="24"/>
        </w:rPr>
        <w:t xml:space="preserve">was </w:t>
      </w:r>
      <w:r w:rsidR="006F1513" w:rsidRPr="00E04D64">
        <w:rPr>
          <w:sz w:val="24"/>
          <w:szCs w:val="24"/>
        </w:rPr>
        <w:t>too low</w:t>
      </w:r>
      <w:r w:rsidR="005638A6">
        <w:rPr>
          <w:sz w:val="24"/>
          <w:szCs w:val="24"/>
        </w:rPr>
        <w:t>,</w:t>
      </w:r>
      <w:r w:rsidR="006F1513" w:rsidRPr="00E04D64">
        <w:rPr>
          <w:sz w:val="24"/>
          <w:szCs w:val="24"/>
        </w:rPr>
        <w:t xml:space="preserve"> putting him in a group by himself.</w:t>
      </w:r>
      <w:r w:rsidR="00A45415" w:rsidRPr="00E04D64">
        <w:rPr>
          <w:sz w:val="24"/>
          <w:szCs w:val="24"/>
        </w:rPr>
        <w:t xml:space="preserve"> </w:t>
      </w:r>
      <w:r w:rsidR="00890D7C" w:rsidRPr="00E04D64">
        <w:rPr>
          <w:sz w:val="24"/>
          <w:szCs w:val="24"/>
        </w:rPr>
        <w:t xml:space="preserve">The </w:t>
      </w:r>
      <w:r w:rsidR="00695FCB" w:rsidRPr="00E04D64">
        <w:rPr>
          <w:sz w:val="24"/>
          <w:szCs w:val="24"/>
        </w:rPr>
        <w:t>clustering</w:t>
      </w:r>
      <w:r w:rsidR="00890D7C" w:rsidRPr="00E04D64">
        <w:rPr>
          <w:sz w:val="24"/>
          <w:szCs w:val="24"/>
        </w:rPr>
        <w:t xml:space="preserve"> was populated with </w:t>
      </w:r>
      <w:proofErr w:type="gramStart"/>
      <w:r w:rsidR="00695FCB" w:rsidRPr="00E04D64">
        <w:rPr>
          <w:sz w:val="24"/>
          <w:szCs w:val="24"/>
        </w:rPr>
        <w:t>5</w:t>
      </w:r>
      <w:proofErr w:type="gramEnd"/>
      <w:r w:rsidR="00695FCB" w:rsidRPr="00E04D64">
        <w:rPr>
          <w:sz w:val="24"/>
          <w:szCs w:val="24"/>
        </w:rPr>
        <w:t xml:space="preserve"> advanced, 13 intermediate</w:t>
      </w:r>
      <w:r w:rsidR="005638A6">
        <w:rPr>
          <w:sz w:val="24"/>
          <w:szCs w:val="24"/>
        </w:rPr>
        <w:t>,</w:t>
      </w:r>
      <w:r w:rsidR="00695FCB" w:rsidRPr="00E04D64">
        <w:rPr>
          <w:sz w:val="24"/>
          <w:szCs w:val="24"/>
        </w:rPr>
        <w:t xml:space="preserve"> and 13 novice users.</w:t>
      </w:r>
      <w:r w:rsidR="00890D7C" w:rsidRPr="00E04D64">
        <w:rPr>
          <w:sz w:val="24"/>
          <w:szCs w:val="24"/>
        </w:rPr>
        <w:t xml:space="preserve"> Interestingly, a similar clustering </w:t>
      </w:r>
      <w:proofErr w:type="gramStart"/>
      <w:r w:rsidR="00890D7C" w:rsidRPr="00E04D64">
        <w:rPr>
          <w:sz w:val="24"/>
          <w:szCs w:val="24"/>
        </w:rPr>
        <w:t>w</w:t>
      </w:r>
      <w:r w:rsidR="00BB2B6A">
        <w:rPr>
          <w:sz w:val="24"/>
          <w:szCs w:val="24"/>
        </w:rPr>
        <w:t>as obtained</w:t>
      </w:r>
      <w:proofErr w:type="gramEnd"/>
      <w:r w:rsidR="00BB2B6A">
        <w:rPr>
          <w:sz w:val="24"/>
          <w:szCs w:val="24"/>
        </w:rPr>
        <w:t xml:space="preserve"> using the precision. O</w:t>
      </w:r>
      <w:r w:rsidR="00890D7C" w:rsidRPr="00E04D64">
        <w:rPr>
          <w:sz w:val="24"/>
          <w:szCs w:val="24"/>
        </w:rPr>
        <w:t xml:space="preserve">nly </w:t>
      </w:r>
      <w:proofErr w:type="gramStart"/>
      <w:r w:rsidR="00890D7C" w:rsidRPr="00E04D64">
        <w:rPr>
          <w:sz w:val="24"/>
          <w:szCs w:val="24"/>
        </w:rPr>
        <w:t>3</w:t>
      </w:r>
      <w:proofErr w:type="gramEnd"/>
      <w:r w:rsidR="00890D7C" w:rsidRPr="00E04D64">
        <w:rPr>
          <w:sz w:val="24"/>
          <w:szCs w:val="24"/>
        </w:rPr>
        <w:t xml:space="preserve"> parti</w:t>
      </w:r>
      <w:r w:rsidR="00017342" w:rsidRPr="00E04D64">
        <w:rPr>
          <w:sz w:val="24"/>
          <w:szCs w:val="24"/>
        </w:rPr>
        <w:t>ci</w:t>
      </w:r>
      <w:r w:rsidR="00890D7C" w:rsidRPr="00E04D64">
        <w:rPr>
          <w:sz w:val="24"/>
          <w:szCs w:val="24"/>
        </w:rPr>
        <w:t xml:space="preserve">pants </w:t>
      </w:r>
      <w:r w:rsidR="00031144" w:rsidRPr="00E04D64">
        <w:rPr>
          <w:sz w:val="24"/>
          <w:szCs w:val="24"/>
        </w:rPr>
        <w:t>were classified differently.</w:t>
      </w:r>
      <w:r w:rsidR="00847C78" w:rsidRPr="00E04D64">
        <w:rPr>
          <w:sz w:val="24"/>
          <w:szCs w:val="24"/>
        </w:rPr>
        <w:t xml:space="preserve"> </w:t>
      </w:r>
    </w:p>
    <w:p w14:paraId="468B6016" w14:textId="659CDA00" w:rsidR="00847C78" w:rsidRPr="00E04D64" w:rsidRDefault="00B62A30" w:rsidP="00E04D64">
      <w:pPr>
        <w:pStyle w:val="Corpsdetexte"/>
        <w:spacing w:before="111" w:line="360" w:lineRule="auto"/>
        <w:ind w:left="142"/>
        <w:jc w:val="both"/>
        <w:rPr>
          <w:sz w:val="24"/>
          <w:szCs w:val="24"/>
        </w:rPr>
      </w:pPr>
      <w:r w:rsidRPr="00E04D64">
        <w:rPr>
          <w:sz w:val="24"/>
          <w:szCs w:val="24"/>
        </w:rPr>
        <w:t>To valid</w:t>
      </w:r>
      <w:r w:rsidR="0087436B" w:rsidRPr="00E04D64">
        <w:rPr>
          <w:sz w:val="24"/>
          <w:szCs w:val="24"/>
        </w:rPr>
        <w:t>ate</w:t>
      </w:r>
      <w:r w:rsidRPr="00E04D64">
        <w:rPr>
          <w:sz w:val="24"/>
          <w:szCs w:val="24"/>
        </w:rPr>
        <w:t xml:space="preserve"> the essence of the clustering, the </w:t>
      </w:r>
      <w:r w:rsidR="001C32ED">
        <w:rPr>
          <w:sz w:val="24"/>
          <w:szCs w:val="24"/>
        </w:rPr>
        <w:t xml:space="preserve">differences between </w:t>
      </w:r>
      <w:r w:rsidR="001C32ED" w:rsidRPr="00E04D64">
        <w:rPr>
          <w:sz w:val="24"/>
          <w:szCs w:val="24"/>
        </w:rPr>
        <w:t xml:space="preserve">performance-level groups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1C32ED">
        <w:rPr>
          <w:sz w:val="24"/>
          <w:szCs w:val="24"/>
        </w:rPr>
        <w:t xml:space="preserve"> were studied using two one-way ANOVA</w:t>
      </w:r>
      <w:r w:rsidR="00DF4C62">
        <w:rPr>
          <w:sz w:val="24"/>
          <w:szCs w:val="24"/>
        </w:rPr>
        <w:t>s</w:t>
      </w:r>
      <w:r w:rsidR="001C32ED">
        <w:rPr>
          <w:sz w:val="24"/>
          <w:szCs w:val="24"/>
        </w:rPr>
        <w:t xml:space="preserve">, on </w:t>
      </w:r>
      <w:r w:rsidR="0095496A">
        <w:rPr>
          <w:sz w:val="24"/>
          <w:szCs w:val="24"/>
        </w:rPr>
        <w:t xml:space="preserve">the precision using the </w:t>
      </w:r>
      <w:r w:rsidR="001C32ED">
        <w:rPr>
          <w:sz w:val="24"/>
          <w:szCs w:val="24"/>
        </w:rPr>
        <w:t xml:space="preserve">mean bouncing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1C32ED">
        <w:rPr>
          <w:sz w:val="24"/>
          <w:szCs w:val="24"/>
        </w:rPr>
        <w:t xml:space="preserve"> and</w:t>
      </w:r>
      <w:r w:rsidR="0095496A">
        <w:rPr>
          <w:sz w:val="24"/>
          <w:szCs w:val="24"/>
        </w:rPr>
        <w:t xml:space="preserve"> on the </w:t>
      </w:r>
      <w:r w:rsidR="0095496A">
        <w:rPr>
          <w:sz w:val="24"/>
          <w:szCs w:val="24"/>
        </w:rPr>
        <w:lastRenderedPageBreak/>
        <w:t xml:space="preserve">repeatability using the standard </w:t>
      </w:r>
      <w:proofErr w:type="gramStart"/>
      <w:r w:rsidR="0095496A">
        <w:rPr>
          <w:sz w:val="24"/>
          <w:szCs w:val="24"/>
        </w:rPr>
        <w:t>deviation</w:t>
      </w:r>
      <w:r w:rsidR="001C32ED">
        <w:rPr>
          <w:sz w:val="24"/>
          <w:szCs w:val="24"/>
        </w:rPr>
        <w:t xml:space="preserve"> </w:t>
      </w:r>
      <w:proofErr w:type="gramEnd"/>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Pr="00E04D64">
        <w:rPr>
          <w:sz w:val="24"/>
          <w:szCs w:val="24"/>
        </w:rPr>
        <w:t>.</w:t>
      </w:r>
      <w:r w:rsidR="00D63A52" w:rsidRPr="00E04D64">
        <w:rPr>
          <w:sz w:val="24"/>
          <w:szCs w:val="24"/>
        </w:rPr>
        <w:t xml:space="preserve"> The ANOVA on</w:t>
      </w:r>
      <w:r w:rsidR="001C32ED">
        <w:rPr>
          <w:sz w:val="24"/>
          <w:szCs w:val="24"/>
        </w:rPr>
        <w:t xml:space="preserve">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5638A6">
        <w:rPr>
          <w:sz w:val="24"/>
          <w:szCs w:val="24"/>
        </w:rPr>
        <w:t xml:space="preserve"> </w:t>
      </w:r>
      <w:r w:rsidR="00D63A52" w:rsidRPr="00E04D64">
        <w:rPr>
          <w:sz w:val="24"/>
          <w:szCs w:val="24"/>
        </w:rPr>
        <w:t xml:space="preserve">unveiled no significant effect of </w:t>
      </w:r>
      <w:r w:rsidR="0095496A">
        <w:rPr>
          <w:sz w:val="24"/>
          <w:szCs w:val="24"/>
        </w:rPr>
        <w:t xml:space="preserve">the </w:t>
      </w:r>
      <w:r w:rsidR="001C32ED">
        <w:rPr>
          <w:sz w:val="24"/>
          <w:szCs w:val="24"/>
        </w:rPr>
        <w:t xml:space="preserve">level-group </w:t>
      </w:r>
      <w:r w:rsidR="00D63A52" w:rsidRPr="00E04D64">
        <w:rPr>
          <w:sz w:val="24"/>
          <w:szCs w:val="24"/>
        </w:rPr>
        <w:t>factor</w:t>
      </w:r>
      <m:oMath>
        <m:r>
          <w:rPr>
            <w:rFonts w:ascii="Cambria Math" w:hAnsi="Cambria Math"/>
            <w:sz w:val="24"/>
            <w:szCs w:val="24"/>
          </w:rPr>
          <m:t xml:space="preserve"> F(2,28)=3.0, p=0.064,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=0.178</m:t>
        </m:r>
      </m:oMath>
      <w:r w:rsidR="00FC020C" w:rsidRPr="00E04D64">
        <w:rPr>
          <w:sz w:val="24"/>
          <w:szCs w:val="24"/>
        </w:rPr>
        <w:t>, w</w:t>
      </w:r>
      <w:proofErr w:type="spellStart"/>
      <w:r w:rsidR="00D63A52" w:rsidRPr="00E04D64">
        <w:rPr>
          <w:sz w:val="24"/>
          <w:szCs w:val="24"/>
        </w:rPr>
        <w:t>hile</w:t>
      </w:r>
      <w:proofErr w:type="spellEnd"/>
      <w:r w:rsidR="00D63A52" w:rsidRPr="00E04D64">
        <w:rPr>
          <w:sz w:val="24"/>
          <w:szCs w:val="24"/>
        </w:rPr>
        <w:t xml:space="preserve"> the ANOVA on </w:t>
      </w:r>
      <m:oMath>
        <m:r>
          <w:rPr>
            <w:rFonts w:ascii="Cambria Math" w:hAnsi="Cambria Math"/>
            <w:sz w:val="24"/>
            <w:szCs w:val="24"/>
          </w:rPr>
          <m:t xml:space="preserve"> 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001C32ED">
        <w:rPr>
          <w:sz w:val="24"/>
          <w:szCs w:val="24"/>
        </w:rPr>
        <w:t xml:space="preserve"> </w:t>
      </w:r>
      <w:r w:rsidR="00D63A52" w:rsidRPr="00E04D64">
        <w:rPr>
          <w:sz w:val="24"/>
          <w:szCs w:val="24"/>
        </w:rPr>
        <w:t xml:space="preserve">revealed </w:t>
      </w:r>
      <w:r w:rsidR="00771B86" w:rsidRPr="00E04D64">
        <w:rPr>
          <w:sz w:val="24"/>
          <w:szCs w:val="24"/>
        </w:rPr>
        <w:t xml:space="preserve">a </w:t>
      </w:r>
      <w:r w:rsidR="00D63A52" w:rsidRPr="00E04D64">
        <w:rPr>
          <w:sz w:val="24"/>
          <w:szCs w:val="24"/>
        </w:rPr>
        <w:t xml:space="preserve">strong and significant effect of the </w:t>
      </w:r>
      <w:r w:rsidR="00722477" w:rsidRPr="00E04D64">
        <w:rPr>
          <w:sz w:val="24"/>
          <w:szCs w:val="24"/>
        </w:rPr>
        <w:t xml:space="preserve">performance-level </w:t>
      </w:r>
      <w:r w:rsidR="00D63A52" w:rsidRPr="00E04D64">
        <w:rPr>
          <w:sz w:val="24"/>
          <w:szCs w:val="24"/>
        </w:rPr>
        <w:t>factor</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2,28</m:t>
            </m:r>
          </m:e>
        </m:d>
        <m:r>
          <w:rPr>
            <w:rFonts w:ascii="Cambria Math" w:hAnsi="Cambria Math"/>
            <w:sz w:val="24"/>
            <w:szCs w:val="24"/>
          </w:rPr>
          <m:t xml:space="preserve">=33.0,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=0.702</m:t>
        </m:r>
      </m:oMath>
      <w:r w:rsidR="00D63A52" w:rsidRPr="00E04D64">
        <w:rPr>
          <w:sz w:val="24"/>
          <w:szCs w:val="24"/>
        </w:rPr>
        <w:t>.</w:t>
      </w:r>
    </w:p>
    <w:p w14:paraId="1088FAE0" w14:textId="517C9903" w:rsidR="00847C78" w:rsidRPr="00E04D64" w:rsidRDefault="00847C78" w:rsidP="00E04D64">
      <w:pPr>
        <w:pStyle w:val="Corpsdetexte"/>
        <w:spacing w:before="111" w:line="360" w:lineRule="auto"/>
        <w:ind w:left="142"/>
        <w:jc w:val="both"/>
        <w:rPr>
          <w:sz w:val="24"/>
          <w:szCs w:val="24"/>
        </w:rPr>
      </w:pPr>
      <w:r w:rsidRPr="00E04D64">
        <w:rPr>
          <w:sz w:val="24"/>
          <w:szCs w:val="24"/>
        </w:rPr>
        <w:t>Another way of looking at individual performances conc</w:t>
      </w:r>
      <w:r w:rsidR="00224ABE" w:rsidRPr="00E04D64">
        <w:rPr>
          <w:sz w:val="24"/>
          <w:szCs w:val="24"/>
        </w:rPr>
        <w:t xml:space="preserve">erns the </w:t>
      </w:r>
      <w:r w:rsidR="00722477">
        <w:rPr>
          <w:sz w:val="24"/>
          <w:szCs w:val="24"/>
        </w:rPr>
        <w:t xml:space="preserve">paddle </w:t>
      </w:r>
      <w:r w:rsidR="00224ABE" w:rsidRPr="00E04D64">
        <w:rPr>
          <w:sz w:val="24"/>
          <w:szCs w:val="24"/>
        </w:rPr>
        <w:t xml:space="preserve">acceleration at impact </w:t>
      </w:r>
      <w:r w:rsidR="00224ABE" w:rsidRPr="00E04D64">
        <w:rPr>
          <w:sz w:val="24"/>
          <w:szCs w:val="24"/>
        </w:rPr>
        <w:fldChar w:fldCharType="begin"/>
      </w:r>
      <w:r w:rsidR="00FD2558">
        <w:rPr>
          <w:sz w:val="24"/>
          <w:szCs w:val="24"/>
        </w:rPr>
        <w:instrText xml:space="preserve"> ADDIN ZOTERO_ITEM CSL_CITATION {"citationID":"vywvOIJ1","properties":{"formattedCitation":"(28, 42)","plainCitation":"(28, 42)","noteIndex":0},"citationItems":[{"id":941,"uris":["http://zotero.org/users/5243746/items/N99M5X3A"],"itemData":{"id":941,"type":"article-journal","abstract":"How do humans discover stable solutions to perceptual-motor tasks as they interact with the physical environment? We investigate this question using the task of rhythmically bouncing a ball on a racket, for which a passively stable solution is defined. Previously, it was shown that participants exploit this passive stability but can also actively stabilize bouncing under perceptual control. Using a virtual ball-bouncing display, we created new behavioral solutions for rhythmic bouncing by introducing a temporal delay (45°–180°) between the motion of the physical racket and that of the virtual racket. We then studied how participants searched for and realized a new solution. In all delay conditions, participants learned to maintain bouncing just outside the passively stable region, indicating a role for active stabilization. They recovered the approximate initial phase of ball impact in the virtual racket cycle (half-way through the upswing) by adjusting the impact phase with the physical racket. With short delays (45°, 90°), the impact phase quickly shifted later in the physical racket upswing. With long delays (135°, 180°), bouncing was destabilized and phase was widely visited before a new preferred phase gradually emerged, during the physical downswing. Destabilization was likely due to the loss of spatial symmetry between the ball and physical racket motion at impact. The results suggest that new behavioral solutions may be discovered and stabilized through broad irregular sampling of variable space rather than through a systematic search.","container-title":"Experimental Brain Research","DOI":"10.1007/s00221-007-0924-1","ISSN":"1432-1106","issue":"2","journalAbbreviation":"Exp Brain Res","language":"en","page":"249-265","source":"Springer Link","title":"Learning new perception–action solutions in virtual ball bouncing","volume":"181","author":[{"family":"Morice","given":"Antoine H. P."},{"family":"Siegler","given":"Isabelle A."},{"family":"Bardy","given":"Benoît G."},{"family":"Warren","given":"William H."}],"issued":{"date-parts":[["2007",8,1]]}}},{"id":1020,"uris":["http://zotero.org/users/5243746/items/WZVS8ZUB"],"itemData":{"id":1020,"type":"article-journal","abstract":"Rhythmically bouncing a ball with a racket was investigated and modeled with a nonlinear map. Model analyses provided a variable defining a dynamically stable solution that obviates computationally expensive corrections. Three experiments evaluated whether dynamic stability is optimized and what perceptual support is necessary for stable behavior. Two hypotheses were tested: (a) Performance is stable if racket acceleration is negative at impact, and (b) variability is lowest at an impact acceleration between -4 and -1 m/s2. In Experiment 1 participants performed the task, eyes open or closed, bouncing a ball confined to a 1-dimensional trajectory. Experiment 2 eliminated constraints on racket and ball trajectory. Experiment 3 excluded visual or haptic information. Movements were performed with negative racket accelerations in the range of highest stability. Performance with eyes closed was more variable, leaving acceleration unaffected. With haptic information, performance was more stable than with visual information alone.","container-title":"Journal of experimental psychology. Human perception and performance","DOI":"10.1037/0096-1523.27.5.1163","journalAbbreviation":"Journal of experimental psychology. Human perception and performance","page":"1163-84","source":"ResearchGate","title":"Bouncing a ball: tuning into dynamic stability","title-short":"Bouncing a ball","volume":"27","author":[{"family":"Sternad","given":"Dagmar"},{"family":"Duarte","given":"Marcos"},{"family":"Katsumata","given":"Hiromu"},{"family":"Schaal","given":"Stefan"}],"issued":{"date-parts":[["2001",11,1]]}}}],"schema":"https://github.com/citation-style-language/schema/raw/master/csl-citation.json"} </w:instrText>
      </w:r>
      <w:r w:rsidR="00224ABE" w:rsidRPr="00E04D64">
        <w:rPr>
          <w:sz w:val="24"/>
          <w:szCs w:val="24"/>
        </w:rPr>
        <w:fldChar w:fldCharType="separate"/>
      </w:r>
      <w:r w:rsidR="00FD2558" w:rsidRPr="00FD2558">
        <w:rPr>
          <w:sz w:val="24"/>
        </w:rPr>
        <w:t>(28, 42)</w:t>
      </w:r>
      <w:r w:rsidR="00224ABE" w:rsidRPr="00E04D64">
        <w:rPr>
          <w:sz w:val="24"/>
          <w:szCs w:val="24"/>
        </w:rPr>
        <w:fldChar w:fldCharType="end"/>
      </w:r>
      <w:r w:rsidRPr="00E04D64">
        <w:rPr>
          <w:sz w:val="24"/>
          <w:szCs w:val="24"/>
        </w:rPr>
        <w:t>.</w:t>
      </w:r>
      <w:r w:rsidR="0082329A" w:rsidRPr="00E04D64">
        <w:rPr>
          <w:sz w:val="24"/>
          <w:szCs w:val="24"/>
        </w:rPr>
        <w:t xml:space="preserve"> However, the accelerations estimated with two points numerical derivatives were not significant between the </w:t>
      </w:r>
      <w:r w:rsidR="00722477" w:rsidRPr="00E04D64">
        <w:rPr>
          <w:sz w:val="24"/>
          <w:szCs w:val="24"/>
        </w:rPr>
        <w:t>performance-level groups</w:t>
      </w:r>
      <w:r w:rsidR="0082329A" w:rsidRPr="00E04D64">
        <w:rPr>
          <w:sz w:val="24"/>
          <w:szCs w:val="24"/>
        </w:rPr>
        <w:t>.</w:t>
      </w:r>
      <w:r w:rsidR="00BD5373" w:rsidRPr="00E04D64">
        <w:rPr>
          <w:sz w:val="24"/>
          <w:szCs w:val="24"/>
        </w:rPr>
        <w:t xml:space="preserve"> Participants hit the ball with an average post</w:t>
      </w:r>
      <w:r w:rsidR="00124722" w:rsidRPr="00E04D64">
        <w:rPr>
          <w:sz w:val="24"/>
          <w:szCs w:val="24"/>
        </w:rPr>
        <w:t>-</w:t>
      </w:r>
      <w:r w:rsidR="00BD5373" w:rsidRPr="00E04D64">
        <w:rPr>
          <w:sz w:val="24"/>
          <w:szCs w:val="24"/>
        </w:rPr>
        <w:t>impact acceleration of 0.29 ms</w:t>
      </w:r>
      <w:r w:rsidR="00BD5373" w:rsidRPr="00E04D64">
        <w:rPr>
          <w:sz w:val="24"/>
          <w:szCs w:val="24"/>
          <w:vertAlign w:val="superscript"/>
        </w:rPr>
        <w:t>-</w:t>
      </w:r>
      <w:proofErr w:type="gramStart"/>
      <w:r w:rsidR="00BD5373" w:rsidRPr="00E04D64">
        <w:rPr>
          <w:sz w:val="24"/>
          <w:szCs w:val="24"/>
          <w:vertAlign w:val="superscript"/>
        </w:rPr>
        <w:t xml:space="preserve">2  </w:t>
      </w:r>
      <w:r w:rsidR="00BD5373" w:rsidRPr="00E04D64">
        <w:rPr>
          <w:sz w:val="24"/>
          <w:szCs w:val="24"/>
        </w:rPr>
        <w:t>(</w:t>
      </w:r>
      <w:proofErr w:type="gramEnd"/>
      <w:r w:rsidR="00BD5373" w:rsidRPr="00E04D64">
        <w:rPr>
          <w:sz w:val="24"/>
          <w:szCs w:val="24"/>
        </w:rPr>
        <w:t>SD 1.69).</w:t>
      </w:r>
    </w:p>
    <w:p w14:paraId="37E76F62" w14:textId="77777777" w:rsidR="008E6E3A" w:rsidRPr="00E04D64" w:rsidRDefault="008E6E3A" w:rsidP="00E04D64">
      <w:pPr>
        <w:pStyle w:val="Corpsdetexte"/>
        <w:spacing w:before="111" w:line="360" w:lineRule="auto"/>
        <w:ind w:left="142" w:firstLine="284"/>
        <w:jc w:val="both"/>
        <w:rPr>
          <w:sz w:val="24"/>
          <w:szCs w:val="24"/>
        </w:rPr>
      </w:pPr>
    </w:p>
    <w:p w14:paraId="36A2DBB3" w14:textId="63C078E7" w:rsidR="004200F2" w:rsidRPr="00E04D64" w:rsidRDefault="00FC0C77" w:rsidP="00E04D64">
      <w:pPr>
        <w:pStyle w:val="Titre2"/>
        <w:spacing w:line="360" w:lineRule="auto"/>
        <w:rPr>
          <w:sz w:val="24"/>
          <w:szCs w:val="24"/>
        </w:rPr>
      </w:pPr>
      <w:r w:rsidRPr="00E04D64">
        <w:rPr>
          <w:sz w:val="24"/>
          <w:szCs w:val="24"/>
        </w:rPr>
        <w:t>Experiment H</w:t>
      </w:r>
      <w:r w:rsidR="004200F2" w:rsidRPr="00E04D64">
        <w:rPr>
          <w:sz w:val="24"/>
          <w:szCs w:val="24"/>
        </w:rPr>
        <w:t xml:space="preserve"> </w:t>
      </w:r>
    </w:p>
    <w:p w14:paraId="20D99436" w14:textId="77777777" w:rsidR="00BC7F97" w:rsidRPr="00E04D64" w:rsidRDefault="00BC7F97" w:rsidP="00E04D64">
      <w:pPr>
        <w:pStyle w:val="Titre3"/>
        <w:spacing w:line="360" w:lineRule="auto"/>
        <w:rPr>
          <w:sz w:val="24"/>
          <w:szCs w:val="24"/>
        </w:rPr>
      </w:pPr>
      <w:r w:rsidRPr="00E04D64">
        <w:rPr>
          <w:sz w:val="24"/>
          <w:szCs w:val="24"/>
        </w:rPr>
        <w:t xml:space="preserve">Performances </w:t>
      </w:r>
    </w:p>
    <w:p w14:paraId="1982FD93" w14:textId="01613F99" w:rsidR="00FC0C77" w:rsidRPr="00E04D64" w:rsidRDefault="00D37537" w:rsidP="00E04D64">
      <w:pPr>
        <w:pStyle w:val="Corpsdetexte"/>
        <w:spacing w:before="111" w:line="360" w:lineRule="auto"/>
        <w:ind w:left="142"/>
        <w:jc w:val="both"/>
        <w:rPr>
          <w:strike/>
          <w:sz w:val="24"/>
          <w:szCs w:val="24"/>
        </w:rPr>
      </w:pPr>
      <w:r w:rsidRPr="00E04D64">
        <w:rPr>
          <w:sz w:val="24"/>
          <w:szCs w:val="24"/>
        </w:rPr>
        <w:t xml:space="preserve">For target heights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r>
          <w:rPr>
            <w:rFonts w:ascii="Cambria Math" w:hAnsi="Cambria Math"/>
            <w:sz w:val="24"/>
            <w:szCs w:val="24"/>
          </w:rPr>
          <m:t>= 1.5m</m:t>
        </m:r>
      </m:oMath>
      <w:r w:rsidRPr="00E04D64">
        <w:rPr>
          <w:sz w:val="24"/>
          <w:szCs w:val="24"/>
        </w:rPr>
        <w:t xml:space="preserve"> </w:t>
      </w:r>
      <w:proofErr w:type="gramStart"/>
      <w:r w:rsidRPr="00E04D64">
        <w:rPr>
          <w:sz w:val="24"/>
          <w:szCs w:val="24"/>
        </w:rPr>
        <w:t xml:space="preserve">and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r>
          <w:rPr>
            <w:rFonts w:ascii="Cambria Math" w:hAnsi="Cambria Math"/>
            <w:sz w:val="24"/>
            <w:szCs w:val="24"/>
          </w:rPr>
          <m:t>=2m</m:t>
        </m:r>
      </m:oMath>
      <w:r w:rsidR="00BC7F97" w:rsidRPr="00E04D64">
        <w:rPr>
          <w:sz w:val="24"/>
          <w:szCs w:val="24"/>
        </w:rPr>
        <w:t>, the mean ball-</w:t>
      </w:r>
      <w:r w:rsidRPr="00E04D64">
        <w:rPr>
          <w:sz w:val="24"/>
          <w:szCs w:val="24"/>
        </w:rPr>
        <w:t>bouncing magnitude</w:t>
      </w:r>
      <w:r w:rsidR="008B51EE" w:rsidRPr="00E04D64">
        <w:rPr>
          <w:sz w:val="24"/>
          <w:szCs w:val="24"/>
        </w:rPr>
        <w:t>s</w:t>
      </w:r>
      <w:r w:rsidRPr="00E04D64">
        <w:rPr>
          <w:sz w:val="24"/>
          <w:szCs w:val="24"/>
        </w:rPr>
        <w:t xml:space="preserve"> </w:t>
      </w:r>
      <w:r w:rsidR="00BC7F97" w:rsidRPr="00E04D64">
        <w:rPr>
          <w:sz w:val="24"/>
          <w:szCs w:val="24"/>
        </w:rPr>
        <w:t xml:space="preserve">(difference between apex and impact position) </w:t>
      </w:r>
      <w:r w:rsidR="008B51EE" w:rsidRPr="00E04D64">
        <w:rPr>
          <w:sz w:val="24"/>
          <w:szCs w:val="24"/>
        </w:rPr>
        <w:t>were</w:t>
      </w:r>
      <w:r w:rsidRPr="00E04D64">
        <w:rPr>
          <w:sz w:val="24"/>
          <w:szCs w:val="24"/>
        </w:rPr>
        <w:t xml:space="preserve"> </w:t>
      </w:r>
      <w:r w:rsidR="003E5D9E" w:rsidRPr="00E04D64">
        <w:rPr>
          <w:sz w:val="24"/>
          <w:szCs w:val="24"/>
        </w:rPr>
        <w:t>1.</w:t>
      </w:r>
      <w:r w:rsidR="00067569" w:rsidRPr="00E04D64">
        <w:rPr>
          <w:sz w:val="24"/>
          <w:szCs w:val="24"/>
        </w:rPr>
        <w:t>176 m (SD 0.019) and 1.670 m (SD 0.019)</w:t>
      </w:r>
      <w:r w:rsidRPr="00E04D64">
        <w:rPr>
          <w:sz w:val="24"/>
          <w:szCs w:val="24"/>
        </w:rPr>
        <w:t>, respectively</w:t>
      </w:r>
      <w:r w:rsidR="008B51EE" w:rsidRPr="00E04D64">
        <w:rPr>
          <w:sz w:val="24"/>
          <w:szCs w:val="24"/>
        </w:rPr>
        <w:t>. These values</w:t>
      </w:r>
      <w:r w:rsidR="00BC7F97" w:rsidRPr="00E04D64">
        <w:rPr>
          <w:sz w:val="24"/>
          <w:szCs w:val="24"/>
        </w:rPr>
        <w:t xml:space="preserve"> show that participants hit the ball at similar vertical positions </w:t>
      </w:r>
      <w:r w:rsidR="00091031" w:rsidRPr="00E04D64">
        <w:rPr>
          <w:sz w:val="24"/>
          <w:szCs w:val="24"/>
        </w:rPr>
        <w:t xml:space="preserve">in both conditions </w:t>
      </w:r>
      <w:r w:rsidR="00BC7F97" w:rsidRPr="00E04D64">
        <w:rPr>
          <w:sz w:val="24"/>
          <w:szCs w:val="24"/>
        </w:rPr>
        <w:t>and did not tend to hit it at a higher position when the target was higher.</w:t>
      </w:r>
    </w:p>
    <w:p w14:paraId="3B3A36F5" w14:textId="3F2FB591" w:rsidR="0007364E" w:rsidRPr="00E04D64" w:rsidRDefault="00BC7F97" w:rsidP="00E04D64">
      <w:pPr>
        <w:pStyle w:val="Corpsdetexte"/>
        <w:spacing w:before="111" w:line="360" w:lineRule="auto"/>
        <w:ind w:left="142"/>
        <w:jc w:val="both"/>
        <w:rPr>
          <w:sz w:val="24"/>
          <w:szCs w:val="24"/>
        </w:rPr>
      </w:pPr>
      <w:r w:rsidRPr="00E04D64">
        <w:rPr>
          <w:sz w:val="24"/>
          <w:szCs w:val="24"/>
        </w:rPr>
        <w:t xml:space="preserve">The effect of </w:t>
      </w:r>
      <w:r w:rsidR="0007364E" w:rsidRPr="00E04D64">
        <w:rPr>
          <w:sz w:val="24"/>
          <w:szCs w:val="24"/>
        </w:rPr>
        <w:t xml:space="preserve">target height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0007364E" w:rsidRPr="00E04D64">
        <w:rPr>
          <w:sz w:val="24"/>
          <w:szCs w:val="24"/>
        </w:rPr>
        <w:t xml:space="preserve"> and performance</w:t>
      </w:r>
      <w:r w:rsidRPr="00E04D64">
        <w:rPr>
          <w:sz w:val="24"/>
          <w:szCs w:val="24"/>
        </w:rPr>
        <w:t>-level groups</w:t>
      </w:r>
      <w:r w:rsidR="0007364E"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07364E" w:rsidRPr="00E04D64">
        <w:rPr>
          <w:sz w:val="24"/>
          <w:szCs w:val="24"/>
        </w:rPr>
        <w:t xml:space="preserve"> </w:t>
      </w:r>
      <w:r w:rsidR="00CF328C" w:rsidRPr="00E04D64">
        <w:rPr>
          <w:sz w:val="24"/>
          <w:szCs w:val="24"/>
        </w:rPr>
        <w:t xml:space="preserve">on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00CF328C" w:rsidRPr="00E04D64">
        <w:rPr>
          <w:sz w:val="24"/>
          <w:szCs w:val="24"/>
        </w:rPr>
        <w:t xml:space="preserve"> was</w:t>
      </w:r>
      <w:r w:rsidRPr="00E04D64">
        <w:rPr>
          <w:sz w:val="24"/>
          <w:szCs w:val="24"/>
        </w:rPr>
        <w:t xml:space="preserve"> </w:t>
      </w:r>
      <w:r w:rsidR="0007364E" w:rsidRPr="00E04D64">
        <w:rPr>
          <w:sz w:val="24"/>
          <w:szCs w:val="24"/>
        </w:rPr>
        <w:t xml:space="preserve">analyzed using </w:t>
      </w:r>
      <w:r w:rsidR="00CF328C" w:rsidRPr="00E04D64">
        <w:rPr>
          <w:sz w:val="24"/>
          <w:szCs w:val="24"/>
        </w:rPr>
        <w:t xml:space="preserve">a </w:t>
      </w:r>
      <w:r w:rsidR="00DF4C62">
        <w:rPr>
          <w:sz w:val="24"/>
          <w:szCs w:val="24"/>
        </w:rPr>
        <w:t>mixed-design</w:t>
      </w:r>
      <w:r w:rsidR="008A0B5E" w:rsidRPr="00E04D64">
        <w:rPr>
          <w:sz w:val="24"/>
          <w:szCs w:val="24"/>
        </w:rPr>
        <w:t xml:space="preserve"> ANOVA</w:t>
      </w:r>
      <w:r w:rsidRPr="00E04D64">
        <w:rPr>
          <w:sz w:val="24"/>
          <w:szCs w:val="24"/>
        </w:rPr>
        <w:t xml:space="preserve"> (between: 2 × within: 3)</w:t>
      </w:r>
      <w:r w:rsidR="00CF328C" w:rsidRPr="00E04D64">
        <w:rPr>
          <w:sz w:val="24"/>
          <w:szCs w:val="24"/>
        </w:rPr>
        <w:t xml:space="preserve">. It </w:t>
      </w:r>
      <w:r w:rsidR="0007364E" w:rsidRPr="00E04D64">
        <w:rPr>
          <w:sz w:val="24"/>
          <w:szCs w:val="24"/>
        </w:rPr>
        <w:t xml:space="preserve">revealed </w:t>
      </w:r>
      <w:r w:rsidR="0042119C" w:rsidRPr="00E04D64">
        <w:rPr>
          <w:sz w:val="24"/>
          <w:szCs w:val="24"/>
        </w:rPr>
        <w:t>a</w:t>
      </w:r>
      <w:r w:rsidR="0007364E" w:rsidRPr="00E04D64">
        <w:rPr>
          <w:sz w:val="24"/>
          <w:szCs w:val="24"/>
        </w:rPr>
        <w:t xml:space="preserve"> significant </w:t>
      </w:r>
      <w:r w:rsidR="00CF328C" w:rsidRPr="00E04D64">
        <w:rPr>
          <w:sz w:val="24"/>
          <w:szCs w:val="24"/>
        </w:rPr>
        <w:t xml:space="preserve">main </w:t>
      </w:r>
      <w:r w:rsidR="0007364E" w:rsidRPr="00E04D64">
        <w:rPr>
          <w:sz w:val="24"/>
          <w:szCs w:val="24"/>
        </w:rPr>
        <w:t xml:space="preserve">effect of </w:t>
      </w:r>
      <w:proofErr w:type="gramStart"/>
      <w:r w:rsidR="0007364E" w:rsidRPr="00E04D64">
        <w:rPr>
          <w:sz w:val="24"/>
          <w:szCs w:val="24"/>
        </w:rPr>
        <w:t xml:space="preserve">factor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0007364E"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=7.0, p=0.014,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=0.043</m:t>
        </m:r>
      </m:oMath>
      <w:r w:rsidR="0007364E" w:rsidRPr="00E04D64">
        <w:rPr>
          <w:sz w:val="24"/>
          <w:szCs w:val="24"/>
        </w:rPr>
        <w:t>. Neither the effect of performance</w:t>
      </w:r>
      <w:r w:rsidR="00CF328C" w:rsidRPr="00E04D64">
        <w:rPr>
          <w:sz w:val="24"/>
          <w:szCs w:val="24"/>
        </w:rPr>
        <w:t xml:space="preserve"> level</w:t>
      </w:r>
      <w:r w:rsidR="0007364E" w:rsidRPr="00E04D64">
        <w:rPr>
          <w:sz w:val="24"/>
          <w:szCs w:val="24"/>
        </w:rPr>
        <w:t xml:space="preserve"> </w:t>
      </w:r>
      <w:commentRangeStart w:id="14"/>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07364E" w:rsidRPr="00E04D64">
        <w:rPr>
          <w:sz w:val="24"/>
          <w:szCs w:val="24"/>
        </w:rPr>
        <w:t xml:space="preserve"> </w:t>
      </w:r>
      <w:commentRangeEnd w:id="14"/>
      <w:r w:rsidR="004D1EA3" w:rsidRPr="00E04D64">
        <w:rPr>
          <w:rStyle w:val="Marquedecommentaire"/>
          <w:sz w:val="24"/>
          <w:szCs w:val="24"/>
        </w:rPr>
        <w:commentReference w:id="14"/>
      </w:r>
      <w:r w:rsidR="0007364E" w:rsidRPr="00E04D64">
        <w:rPr>
          <w:sz w:val="24"/>
          <w:szCs w:val="24"/>
        </w:rPr>
        <w:t xml:space="preserve">nor the </w:t>
      </w:r>
      <w:commentRangeStart w:id="15"/>
      <w:r w:rsidR="0007364E" w:rsidRPr="00E04D64">
        <w:rPr>
          <w:sz w:val="24"/>
          <w:szCs w:val="24"/>
        </w:rPr>
        <w:t xml:space="preserve">interaction </w:t>
      </w:r>
      <w:commentRangeEnd w:id="15"/>
      <w:r w:rsidR="004D1EA3" w:rsidRPr="00E04D64">
        <w:rPr>
          <w:rStyle w:val="Marquedecommentaire"/>
          <w:sz w:val="24"/>
          <w:szCs w:val="24"/>
        </w:rPr>
        <w:commentReference w:id="15"/>
      </w:r>
      <w:r w:rsidR="003912FD" w:rsidRPr="00E04D64">
        <w:rPr>
          <w:sz w:val="24"/>
          <w:szCs w:val="24"/>
        </w:rPr>
        <w:t>was</w:t>
      </w:r>
      <w:r w:rsidR="0007364E" w:rsidRPr="00E04D64">
        <w:rPr>
          <w:sz w:val="24"/>
          <w:szCs w:val="24"/>
        </w:rPr>
        <w:t xml:space="preserve"> significant. </w:t>
      </w:r>
      <w:r w:rsidR="00067569" w:rsidRPr="00E04D64">
        <w:rPr>
          <w:sz w:val="24"/>
          <w:szCs w:val="24"/>
        </w:rPr>
        <w:t xml:space="preserve">Overall, the mean errors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00067569" w:rsidRPr="00E04D64">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00067569" w:rsidRPr="00E04D64">
        <w:rPr>
          <w:sz w:val="24"/>
          <w:szCs w:val="24"/>
        </w:rPr>
        <w:t xml:space="preserve"> were 6.8 cm (6.3 SD) and 3.2 cm (7.1 SD), respectively.</w:t>
      </w:r>
    </w:p>
    <w:p w14:paraId="3B234CC6" w14:textId="1BCBFDA5" w:rsidR="008C5119" w:rsidRPr="00E04D64" w:rsidRDefault="00CF328C" w:rsidP="00E04D64">
      <w:pPr>
        <w:pStyle w:val="Corpsdetexte"/>
        <w:spacing w:before="111" w:line="360" w:lineRule="auto"/>
        <w:ind w:left="142"/>
        <w:jc w:val="both"/>
        <w:rPr>
          <w:sz w:val="24"/>
          <w:szCs w:val="24"/>
        </w:rPr>
      </w:pPr>
      <w:r w:rsidRPr="00E04D64">
        <w:rPr>
          <w:sz w:val="24"/>
          <w:szCs w:val="24"/>
        </w:rPr>
        <w:t xml:space="preserve">On the whole group, the mean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increased from 21.7 cm</w:t>
      </w:r>
      <w:r w:rsidR="00067569" w:rsidRPr="00E04D64">
        <w:rPr>
          <w:sz w:val="24"/>
          <w:szCs w:val="24"/>
        </w:rPr>
        <w:t xml:space="preserve"> (SD 4.2)</w:t>
      </w:r>
      <w:r w:rsidRPr="00E04D64">
        <w:rPr>
          <w:sz w:val="24"/>
          <w:szCs w:val="24"/>
        </w:rPr>
        <w:t xml:space="preserve"> to 27.2 cm</w:t>
      </w:r>
      <w:r w:rsidR="00067569" w:rsidRPr="00E04D64">
        <w:rPr>
          <w:sz w:val="24"/>
          <w:szCs w:val="24"/>
        </w:rPr>
        <w:t xml:space="preserve"> (SD 6.1)</w:t>
      </w:r>
      <w:r w:rsidRPr="00E04D64">
        <w:rPr>
          <w:sz w:val="24"/>
          <w:szCs w:val="24"/>
        </w:rPr>
        <w:t xml:space="preserve">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Pr="00E04D64">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3</m:t>
            </m:r>
          </m:sub>
          <m:sup>
            <m:r>
              <w:rPr>
                <w:rFonts w:ascii="Cambria Math" w:hAnsi="Cambria Math"/>
                <w:sz w:val="24"/>
                <w:szCs w:val="24"/>
              </w:rPr>
              <m:t>*</m:t>
            </m:r>
          </m:sup>
        </m:sSubSup>
      </m:oMath>
      <w:r w:rsidRPr="00E04D64">
        <w:rPr>
          <w:sz w:val="24"/>
          <w:szCs w:val="24"/>
        </w:rPr>
        <w:t xml:space="preserve">, respectively. A </w:t>
      </w:r>
      <w:r w:rsidR="00803913" w:rsidRPr="00E04D64">
        <w:rPr>
          <w:sz w:val="24"/>
          <w:szCs w:val="24"/>
        </w:rPr>
        <w:t xml:space="preserve">mixed ANOVA </w:t>
      </w:r>
      <w:r w:rsidRPr="00E04D64">
        <w:rPr>
          <w:sz w:val="24"/>
          <w:szCs w:val="24"/>
        </w:rPr>
        <w:t xml:space="preserve">(between: </w:t>
      </w:r>
      <w:proofErr w:type="gramStart"/>
      <w:r w:rsidRPr="00E04D64">
        <w:rPr>
          <w:sz w:val="24"/>
          <w:szCs w:val="24"/>
        </w:rPr>
        <w:t xml:space="preserve">2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r>
          <w:rPr>
            <w:rFonts w:ascii="Cambria Math" w:hAnsi="Cambria Math"/>
            <w:sz w:val="24"/>
            <w:szCs w:val="24"/>
          </w:rPr>
          <m:t xml:space="preserve"> </m:t>
        </m:r>
      </m:oMath>
      <w:r w:rsidRPr="00E04D64">
        <w:rPr>
          <w:sz w:val="24"/>
          <w:szCs w:val="24"/>
        </w:rPr>
        <w:t xml:space="preserve">× within: 3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w:r w:rsidR="00803913" w:rsidRPr="00E04D64">
        <w:rPr>
          <w:sz w:val="24"/>
          <w:szCs w:val="24"/>
        </w:rPr>
        <w:t xml:space="preserve">revealed </w:t>
      </w:r>
      <w:r w:rsidR="00932DBC" w:rsidRPr="00E04D64">
        <w:rPr>
          <w:sz w:val="24"/>
          <w:szCs w:val="24"/>
        </w:rPr>
        <w:t>a</w:t>
      </w:r>
      <w:r w:rsidR="00803913" w:rsidRPr="00E04D64">
        <w:rPr>
          <w:sz w:val="24"/>
          <w:szCs w:val="24"/>
        </w:rPr>
        <w:t xml:space="preserve"> significant </w:t>
      </w:r>
      <w:r w:rsidRPr="00E04D64">
        <w:rPr>
          <w:sz w:val="24"/>
          <w:szCs w:val="24"/>
        </w:rPr>
        <w:t xml:space="preserve">main </w:t>
      </w:r>
      <w:r w:rsidR="00803913" w:rsidRPr="00E04D64">
        <w:rPr>
          <w:sz w:val="24"/>
          <w:szCs w:val="24"/>
        </w:rPr>
        <w:t xml:space="preserve">effect of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00803913"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=44.8,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=0.179</m:t>
        </m:r>
      </m:oMath>
      <w:r w:rsidRPr="00E04D64">
        <w:rPr>
          <w:sz w:val="24"/>
          <w:szCs w:val="24"/>
        </w:rPr>
        <w:t xml:space="preserve">, a significant effect </w:t>
      </w:r>
      <w:r w:rsidR="00DF4C62">
        <w:rPr>
          <w:sz w:val="24"/>
          <w:szCs w:val="24"/>
        </w:rPr>
        <w:t>of</w:t>
      </w:r>
      <w:r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803913"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=19.6,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=0.404</m:t>
        </m:r>
      </m:oMath>
      <w:r w:rsidRPr="00E04D64">
        <w:rPr>
          <w:sz w:val="24"/>
          <w:szCs w:val="24"/>
        </w:rPr>
        <w:t xml:space="preserve">, but no </w:t>
      </w:r>
      <w:r w:rsidR="008D77CF" w:rsidRPr="00E04D64">
        <w:rPr>
          <w:sz w:val="24"/>
          <w:szCs w:val="24"/>
        </w:rPr>
        <w:t xml:space="preserve">significant </w:t>
      </w:r>
      <w:commentRangeStart w:id="16"/>
      <w:r w:rsidRPr="00E04D64">
        <w:rPr>
          <w:sz w:val="24"/>
          <w:szCs w:val="24"/>
        </w:rPr>
        <w:t>interaction</w:t>
      </w:r>
      <w:commentRangeEnd w:id="16"/>
      <w:r w:rsidR="004D1EA3" w:rsidRPr="00E04D64">
        <w:rPr>
          <w:rStyle w:val="Marquedecommentaire"/>
          <w:sz w:val="24"/>
          <w:szCs w:val="24"/>
        </w:rPr>
        <w:commentReference w:id="16"/>
      </w:r>
      <w:r w:rsidR="0068728E" w:rsidRPr="00E04D64">
        <w:rPr>
          <w:sz w:val="24"/>
          <w:szCs w:val="24"/>
        </w:rPr>
        <w:t>.</w:t>
      </w:r>
      <w:r w:rsidR="00E8676D" w:rsidRPr="00E04D64">
        <w:rPr>
          <w:sz w:val="24"/>
          <w:szCs w:val="24"/>
        </w:rPr>
        <w:t xml:space="preserve"> The </w:t>
      </w:r>
      <w:r w:rsidR="000D57C5" w:rsidRPr="00E04D64">
        <w:rPr>
          <w:sz w:val="24"/>
          <w:szCs w:val="24"/>
        </w:rPr>
        <w:t>post-hoc analysis revealed that</w:t>
      </w:r>
      <w:r w:rsidR="00E8676D" w:rsidRPr="00E04D64">
        <w:rPr>
          <w:sz w:val="24"/>
          <w:szCs w:val="24"/>
        </w:rPr>
        <w:t xml:space="preserve"> </w:t>
      </w:r>
      <w:r w:rsidR="00091031" w:rsidRPr="00E04D64">
        <w:rPr>
          <w:sz w:val="24"/>
          <w:szCs w:val="24"/>
        </w:rPr>
        <w:t xml:space="preserve">the </w:t>
      </w:r>
      <w:r w:rsidR="00E8676D" w:rsidRPr="00E04D64">
        <w:rPr>
          <w:sz w:val="24"/>
          <w:szCs w:val="24"/>
        </w:rPr>
        <w:t xml:space="preserve">level of performance was </w:t>
      </w:r>
      <w:commentRangeStart w:id="17"/>
      <w:r w:rsidR="00E8676D" w:rsidRPr="00E04D64">
        <w:rPr>
          <w:sz w:val="24"/>
          <w:szCs w:val="24"/>
        </w:rPr>
        <w:t xml:space="preserve">significantly </w:t>
      </w:r>
      <w:commentRangeEnd w:id="17"/>
      <w:r w:rsidR="000D57C5" w:rsidRPr="00E04D64">
        <w:rPr>
          <w:rStyle w:val="Marquedecommentaire"/>
          <w:sz w:val="24"/>
          <w:szCs w:val="24"/>
        </w:rPr>
        <w:commentReference w:id="17"/>
      </w:r>
      <w:r w:rsidR="00915EA0">
        <w:rPr>
          <w:sz w:val="24"/>
          <w:szCs w:val="24"/>
        </w:rPr>
        <w:t>different</w:t>
      </w:r>
      <w:r w:rsidR="00622F28" w:rsidRPr="00E04D64">
        <w:rPr>
          <w:sz w:val="24"/>
          <w:szCs w:val="24"/>
        </w:rPr>
        <w:t xml:space="preserve"> for each pair</w:t>
      </w:r>
      <w:r w:rsidR="000D57C5" w:rsidRPr="00E04D64">
        <w:rPr>
          <w:sz w:val="24"/>
          <w:szCs w:val="24"/>
        </w:rPr>
        <w:t>.</w:t>
      </w:r>
      <w:r w:rsidR="00E8676D" w:rsidRPr="00E04D64">
        <w:rPr>
          <w:sz w:val="24"/>
          <w:szCs w:val="24"/>
        </w:rPr>
        <w:t xml:space="preserve"> </w:t>
      </w:r>
      <w:r w:rsidR="00F80751" w:rsidRPr="00E04D64">
        <w:rPr>
          <w:sz w:val="24"/>
          <w:szCs w:val="24"/>
        </w:rPr>
        <w:fldChar w:fldCharType="begin"/>
      </w:r>
      <w:r w:rsidR="00F80751" w:rsidRPr="00E04D64">
        <w:rPr>
          <w:sz w:val="24"/>
          <w:szCs w:val="24"/>
        </w:rPr>
        <w:instrText xml:space="preserve"> REF _Ref98488139 \h </w:instrText>
      </w:r>
      <w:r w:rsidR="00E04D64">
        <w:rPr>
          <w:sz w:val="24"/>
          <w:szCs w:val="24"/>
        </w:rPr>
        <w:instrText xml:space="preserve"> \* MERGEFORMAT </w:instrText>
      </w:r>
      <w:r w:rsidR="00F80751" w:rsidRPr="00E04D64">
        <w:rPr>
          <w:sz w:val="24"/>
          <w:szCs w:val="24"/>
        </w:rPr>
      </w:r>
      <w:r w:rsidR="00F80751" w:rsidRPr="00E04D64">
        <w:rPr>
          <w:sz w:val="24"/>
          <w:szCs w:val="24"/>
        </w:rPr>
        <w:fldChar w:fldCharType="separate"/>
      </w:r>
      <w:r w:rsidR="002C0722" w:rsidRPr="002C0722">
        <w:rPr>
          <w:sz w:val="24"/>
          <w:szCs w:val="24"/>
        </w:rPr>
        <w:t xml:space="preserve">Figure </w:t>
      </w:r>
      <w:r w:rsidR="002C0722" w:rsidRPr="002C0722">
        <w:rPr>
          <w:noProof/>
          <w:sz w:val="24"/>
          <w:szCs w:val="24"/>
        </w:rPr>
        <w:t>6</w:t>
      </w:r>
      <w:r w:rsidR="00F80751" w:rsidRPr="00E04D64">
        <w:rPr>
          <w:sz w:val="24"/>
          <w:szCs w:val="24"/>
        </w:rPr>
        <w:fldChar w:fldCharType="end"/>
      </w:r>
      <w:r w:rsidR="00091031" w:rsidRPr="00E04D64">
        <w:rPr>
          <w:sz w:val="24"/>
          <w:szCs w:val="24"/>
        </w:rPr>
        <w:t xml:space="preserve"> details the variations of</w:t>
      </w:r>
      <w:r w:rsidR="00F80751" w:rsidRPr="00E04D64">
        <w:rPr>
          <w:sz w:val="24"/>
          <w:szCs w:val="24"/>
        </w:rPr>
        <w:t xml:space="preserve"> the mean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00F80751" w:rsidRPr="00E04D64">
        <w:rPr>
          <w:sz w:val="24"/>
          <w:szCs w:val="24"/>
        </w:rPr>
        <w:t xml:space="preserve"> according to both factors.</w:t>
      </w:r>
    </w:p>
    <w:p w14:paraId="47D00E31" w14:textId="6DBD2E40" w:rsidR="00275FC3" w:rsidRPr="00877DE4" w:rsidRDefault="00275FC3" w:rsidP="00E04D64">
      <w:pPr>
        <w:pStyle w:val="Lgende"/>
        <w:spacing w:line="360" w:lineRule="auto"/>
        <w:jc w:val="center"/>
        <w:rPr>
          <w:i w:val="0"/>
          <w:sz w:val="28"/>
          <w:szCs w:val="24"/>
        </w:rPr>
      </w:pPr>
      <w:bookmarkStart w:id="18" w:name="_Ref98488139"/>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6</w:t>
      </w:r>
      <w:r w:rsidR="00027818" w:rsidRPr="00877DE4">
        <w:rPr>
          <w:i w:val="0"/>
          <w:noProof/>
          <w:sz w:val="28"/>
          <w:szCs w:val="24"/>
        </w:rPr>
        <w:fldChar w:fldCharType="end"/>
      </w:r>
      <w:bookmarkEnd w:id="18"/>
      <w:r w:rsidR="00877DE4" w:rsidRPr="00877DE4">
        <w:rPr>
          <w:i w:val="0"/>
          <w:noProof/>
          <w:sz w:val="28"/>
          <w:szCs w:val="24"/>
        </w:rPr>
        <w:t xml:space="preserve"> </w:t>
      </w:r>
      <w:r w:rsidR="000E05A1">
        <w:rPr>
          <w:i w:val="0"/>
          <w:noProof/>
          <w:sz w:val="28"/>
          <w:szCs w:val="24"/>
        </w:rPr>
        <w:t>T</w:t>
      </w:r>
      <w:r w:rsidR="00877DE4" w:rsidRPr="00877DE4">
        <w:rPr>
          <w:i w:val="0"/>
          <w:noProof/>
          <w:sz w:val="28"/>
          <w:szCs w:val="24"/>
        </w:rPr>
        <w:t>HERE</w:t>
      </w:r>
    </w:p>
    <w:p w14:paraId="116B258E" w14:textId="10982996" w:rsidR="00E178FB" w:rsidRPr="00E04D64" w:rsidRDefault="00E178FB" w:rsidP="00E04D64">
      <w:pPr>
        <w:pStyle w:val="Titre3"/>
        <w:spacing w:line="360" w:lineRule="auto"/>
        <w:rPr>
          <w:sz w:val="24"/>
          <w:szCs w:val="24"/>
        </w:rPr>
      </w:pPr>
      <w:r w:rsidRPr="00E04D64">
        <w:rPr>
          <w:sz w:val="24"/>
          <w:szCs w:val="24"/>
        </w:rPr>
        <w:t>Endpoint-impedance parameters</w:t>
      </w:r>
    </w:p>
    <w:p w14:paraId="1A897ECA" w14:textId="2C2D9BB1" w:rsidR="000D5017" w:rsidRPr="00E04D64" w:rsidRDefault="00B25FCF" w:rsidP="00E04D64">
      <w:pPr>
        <w:pStyle w:val="Corpsdetexte"/>
        <w:spacing w:before="111" w:line="360" w:lineRule="auto"/>
        <w:ind w:left="142"/>
        <w:jc w:val="both"/>
        <w:rPr>
          <w:sz w:val="24"/>
          <w:szCs w:val="24"/>
        </w:rPr>
      </w:pPr>
      <w:r w:rsidRPr="00E04D64">
        <w:rPr>
          <w:sz w:val="24"/>
          <w:szCs w:val="24"/>
        </w:rPr>
        <w:t xml:space="preserve">The same factors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w:proofErr w:type="gramStart"/>
      <w:r w:rsidRPr="00E04D64">
        <w:rPr>
          <w:sz w:val="24"/>
          <w:szCs w:val="24"/>
        </w:rPr>
        <w:t>were analyzed</w:t>
      </w:r>
      <w:proofErr w:type="gramEnd"/>
      <w:r w:rsidRPr="00E04D64">
        <w:rPr>
          <w:sz w:val="24"/>
          <w:szCs w:val="24"/>
        </w:rPr>
        <w:t xml:space="preserve"> for each endpoint-impedance parameter. </w:t>
      </w:r>
      <w:r w:rsidR="006D1DDD" w:rsidRPr="00E04D64">
        <w:rPr>
          <w:sz w:val="24"/>
          <w:szCs w:val="24"/>
        </w:rPr>
        <w:t>ANOVAs did not yield any significant resu</w:t>
      </w:r>
      <w:r w:rsidR="003A1058" w:rsidRPr="00E04D64">
        <w:rPr>
          <w:sz w:val="24"/>
          <w:szCs w:val="24"/>
        </w:rPr>
        <w:t>l</w:t>
      </w:r>
      <w:r w:rsidR="006D1DDD" w:rsidRPr="00E04D64">
        <w:rPr>
          <w:sz w:val="24"/>
          <w:szCs w:val="24"/>
        </w:rPr>
        <w:t>ts</w:t>
      </w:r>
      <w:r w:rsidR="003A1058" w:rsidRPr="00E04D64">
        <w:rPr>
          <w:sz w:val="24"/>
          <w:szCs w:val="24"/>
        </w:rPr>
        <w:t xml:space="preserve"> neither for the stiffness nor for the damping</w:t>
      </w:r>
      <w:r w:rsidR="006D1DDD" w:rsidRPr="00E04D64">
        <w:rPr>
          <w:sz w:val="24"/>
          <w:szCs w:val="24"/>
        </w:rPr>
        <w:t xml:space="preserve">. </w:t>
      </w:r>
      <w:r w:rsidRPr="00E04D64">
        <w:rPr>
          <w:sz w:val="24"/>
          <w:szCs w:val="24"/>
        </w:rPr>
        <w:t xml:space="preserve">The </w:t>
      </w:r>
      <w:commentRangeStart w:id="19"/>
      <w:r w:rsidRPr="00E04D64">
        <w:rPr>
          <w:sz w:val="24"/>
          <w:szCs w:val="24"/>
        </w:rPr>
        <w:t xml:space="preserve">average </w:t>
      </w:r>
      <w:r w:rsidR="0066109B" w:rsidRPr="00E04D64">
        <w:rPr>
          <w:sz w:val="24"/>
          <w:szCs w:val="24"/>
        </w:rPr>
        <w:t xml:space="preserve">estimated </w:t>
      </w:r>
      <w:r w:rsidRPr="00E04D64">
        <w:rPr>
          <w:sz w:val="24"/>
          <w:szCs w:val="24"/>
        </w:rPr>
        <w:t xml:space="preserve">stiffness </w:t>
      </w:r>
      <w:commentRangeEnd w:id="19"/>
      <w:r w:rsidR="00100CFF" w:rsidRPr="00E04D64">
        <w:rPr>
          <w:rStyle w:val="Marquedecommentaire"/>
          <w:sz w:val="24"/>
          <w:szCs w:val="24"/>
        </w:rPr>
        <w:commentReference w:id="19"/>
      </w:r>
      <w:r w:rsidRPr="00E04D64">
        <w:rPr>
          <w:sz w:val="24"/>
          <w:szCs w:val="24"/>
        </w:rPr>
        <w:t xml:space="preserve">was 116 N/m </w:t>
      </w:r>
      <w:r w:rsidR="003A1058" w:rsidRPr="00E04D64">
        <w:rPr>
          <w:sz w:val="24"/>
          <w:szCs w:val="24"/>
        </w:rPr>
        <w:t xml:space="preserve">(SD </w:t>
      </w:r>
      <w:r w:rsidRPr="00E04D64">
        <w:rPr>
          <w:sz w:val="24"/>
          <w:szCs w:val="24"/>
        </w:rPr>
        <w:t>60), with a m</w:t>
      </w:r>
      <w:r w:rsidR="00BD26FC" w:rsidRPr="00E04D64">
        <w:rPr>
          <w:sz w:val="24"/>
          <w:szCs w:val="24"/>
        </w:rPr>
        <w:t>i</w:t>
      </w:r>
      <w:r w:rsidRPr="00E04D64">
        <w:rPr>
          <w:sz w:val="24"/>
          <w:szCs w:val="24"/>
        </w:rPr>
        <w:t xml:space="preserve">nimum value of 45 N/m and a maximum of 401 N/m. </w:t>
      </w:r>
      <w:r w:rsidR="0066109B" w:rsidRPr="00E04D64">
        <w:rPr>
          <w:sz w:val="24"/>
          <w:szCs w:val="24"/>
        </w:rPr>
        <w:t xml:space="preserve">The </w:t>
      </w:r>
      <w:commentRangeStart w:id="20"/>
      <w:r w:rsidR="0066109B" w:rsidRPr="00E04D64">
        <w:rPr>
          <w:sz w:val="24"/>
          <w:szCs w:val="24"/>
        </w:rPr>
        <w:t xml:space="preserve">average </w:t>
      </w:r>
      <w:r w:rsidR="00100CFF" w:rsidRPr="00E04D64">
        <w:rPr>
          <w:sz w:val="24"/>
          <w:szCs w:val="24"/>
        </w:rPr>
        <w:t xml:space="preserve">estimated </w:t>
      </w:r>
      <w:r w:rsidR="0066109B" w:rsidRPr="00E04D64">
        <w:rPr>
          <w:sz w:val="24"/>
          <w:szCs w:val="24"/>
        </w:rPr>
        <w:t xml:space="preserve">damping </w:t>
      </w:r>
      <w:commentRangeEnd w:id="20"/>
      <w:r w:rsidR="00100CFF" w:rsidRPr="00E04D64">
        <w:rPr>
          <w:rStyle w:val="Marquedecommentaire"/>
          <w:sz w:val="24"/>
          <w:szCs w:val="24"/>
        </w:rPr>
        <w:commentReference w:id="20"/>
      </w:r>
      <w:r w:rsidR="0066109B" w:rsidRPr="00E04D64">
        <w:rPr>
          <w:sz w:val="24"/>
          <w:szCs w:val="24"/>
        </w:rPr>
        <w:t>was 9.9 Ns/m (</w:t>
      </w:r>
      <w:r w:rsidR="003A1058" w:rsidRPr="00E04D64">
        <w:rPr>
          <w:sz w:val="24"/>
          <w:szCs w:val="24"/>
        </w:rPr>
        <w:t>SD</w:t>
      </w:r>
      <w:r w:rsidR="0066109B" w:rsidRPr="00E04D64">
        <w:rPr>
          <w:sz w:val="24"/>
          <w:szCs w:val="24"/>
        </w:rPr>
        <w:t xml:space="preserve"> 3.1), with a minimum value of 2.2 Ns/m and a maximum of 16.8 Ns/m. </w:t>
      </w:r>
    </w:p>
    <w:p w14:paraId="63B5495E" w14:textId="7D7D8EE7" w:rsidR="000D5017" w:rsidRPr="00E04D64" w:rsidRDefault="000D5017" w:rsidP="00E04D64">
      <w:pPr>
        <w:pStyle w:val="Corpsdetexte"/>
        <w:spacing w:before="111" w:line="360" w:lineRule="auto"/>
        <w:ind w:left="142"/>
        <w:jc w:val="both"/>
        <w:rPr>
          <w:sz w:val="24"/>
          <w:szCs w:val="24"/>
        </w:rPr>
      </w:pPr>
      <w:r w:rsidRPr="00E04D64">
        <w:rPr>
          <w:sz w:val="24"/>
          <w:szCs w:val="24"/>
        </w:rPr>
        <w:lastRenderedPageBreak/>
        <w:t>The mixed ANOVA about the</w:t>
      </w:r>
      <w:r w:rsidR="003763FA" w:rsidRPr="00E04D64">
        <w:rPr>
          <w:sz w:val="24"/>
          <w:szCs w:val="24"/>
        </w:rPr>
        <w:t xml:space="preserve"> estimat</w:t>
      </w:r>
      <w:r w:rsidR="00100CFF" w:rsidRPr="00E04D64">
        <w:rPr>
          <w:sz w:val="24"/>
          <w:szCs w:val="24"/>
        </w:rPr>
        <w:t>ed</w:t>
      </w:r>
      <w:r w:rsidRPr="00E04D64">
        <w:rPr>
          <w:sz w:val="24"/>
          <w:szCs w:val="24"/>
        </w:rPr>
        <w:t xml:space="preserve"> mass revealed </w:t>
      </w:r>
      <w:r w:rsidR="00F80942" w:rsidRPr="00E04D64">
        <w:rPr>
          <w:sz w:val="24"/>
          <w:szCs w:val="24"/>
        </w:rPr>
        <w:t>a</w:t>
      </w:r>
      <w:r w:rsidRPr="00E04D64">
        <w:rPr>
          <w:sz w:val="24"/>
          <w:szCs w:val="24"/>
        </w:rPr>
        <w:t xml:space="preserve"> significant effect of the main </w:t>
      </w:r>
      <w:proofErr w:type="gramStart"/>
      <w:r w:rsidRPr="00E04D64">
        <w:rPr>
          <w:sz w:val="24"/>
          <w:szCs w:val="24"/>
        </w:rPr>
        <w:t xml:space="preserve">factor </w:t>
      </w:r>
      <w:proofErr w:type="gramEnd"/>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m:t>
            </m:r>
          </m:sup>
        </m:sSubSup>
      </m:oMath>
      <w:r w:rsidRPr="00E04D64">
        <w:rPr>
          <w:sz w:val="24"/>
          <w:szCs w:val="24"/>
        </w:rPr>
        <w:t>,</w:t>
      </w:r>
      <w:r w:rsidR="00100CFF"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1,28</m:t>
            </m:r>
          </m:e>
        </m:d>
        <m:r>
          <w:rPr>
            <w:rFonts w:ascii="Cambria Math" w:hAnsi="Cambria Math"/>
            <w:sz w:val="24"/>
            <w:szCs w:val="24"/>
          </w:rPr>
          <m:t xml:space="preserve">=4.6, p=0.040,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=0.014</m:t>
        </m:r>
      </m:oMath>
      <w:r w:rsidRPr="00E04D64">
        <w:rPr>
          <w:sz w:val="24"/>
          <w:szCs w:val="24"/>
        </w:rPr>
        <w:t xml:space="preserve">. Neither the </w:t>
      </w:r>
      <w:commentRangeStart w:id="21"/>
      <w:r w:rsidRPr="00E04D64">
        <w:rPr>
          <w:sz w:val="24"/>
          <w:szCs w:val="24"/>
        </w:rPr>
        <w:t>effect of performances</w:t>
      </w:r>
      <w:commentRangeEnd w:id="21"/>
      <w:r w:rsidR="00EB4539" w:rsidRPr="00E04D64">
        <w:rPr>
          <w:rStyle w:val="Marquedecommentaire"/>
          <w:sz w:val="24"/>
          <w:szCs w:val="24"/>
        </w:rPr>
        <w:commentReference w:id="21"/>
      </w:r>
      <w:r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100CFF" w:rsidRPr="00E04D64">
        <w:rPr>
          <w:sz w:val="24"/>
          <w:szCs w:val="24"/>
        </w:rPr>
        <w:t xml:space="preserve"> nor the </w:t>
      </w:r>
      <w:commentRangeStart w:id="22"/>
      <w:r w:rsidR="00100CFF" w:rsidRPr="00E04D64">
        <w:rPr>
          <w:sz w:val="24"/>
          <w:szCs w:val="24"/>
        </w:rPr>
        <w:t>interaction</w:t>
      </w:r>
      <w:r w:rsidRPr="00E04D64">
        <w:rPr>
          <w:sz w:val="24"/>
          <w:szCs w:val="24"/>
        </w:rPr>
        <w:t xml:space="preserve"> </w:t>
      </w:r>
      <w:commentRangeEnd w:id="22"/>
      <w:r w:rsidR="00EB4539" w:rsidRPr="00E04D64">
        <w:rPr>
          <w:rStyle w:val="Marquedecommentaire"/>
          <w:sz w:val="24"/>
          <w:szCs w:val="24"/>
        </w:rPr>
        <w:commentReference w:id="22"/>
      </w:r>
      <w:r w:rsidR="001171F7" w:rsidRPr="00E04D64">
        <w:rPr>
          <w:sz w:val="24"/>
          <w:szCs w:val="24"/>
        </w:rPr>
        <w:t>was</w:t>
      </w:r>
      <w:r w:rsidRPr="00E04D64">
        <w:rPr>
          <w:sz w:val="24"/>
          <w:szCs w:val="24"/>
        </w:rPr>
        <w:t xml:space="preserve"> significant.</w:t>
      </w:r>
      <w:r w:rsidR="00AE361D" w:rsidRPr="00E04D64">
        <w:rPr>
          <w:sz w:val="24"/>
          <w:szCs w:val="24"/>
        </w:rPr>
        <w:t xml:space="preserve"> </w:t>
      </w:r>
      <w:r w:rsidR="00100CFF" w:rsidRPr="00E04D64">
        <w:rPr>
          <w:sz w:val="24"/>
          <w:szCs w:val="24"/>
        </w:rPr>
        <w:t xml:space="preserve">The average mass estimated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1</m:t>
            </m:r>
          </m:sub>
          <m:sup>
            <m:r>
              <w:rPr>
                <w:rFonts w:ascii="Cambria Math" w:hAnsi="Cambria Math"/>
                <w:sz w:val="24"/>
                <w:szCs w:val="24"/>
              </w:rPr>
              <m:t>*</m:t>
            </m:r>
          </m:sup>
        </m:sSubSup>
      </m:oMath>
      <w:r w:rsidR="00100CFF" w:rsidRPr="00E04D64">
        <w:rPr>
          <w:sz w:val="24"/>
          <w:szCs w:val="24"/>
        </w:rPr>
        <w:t xml:space="preserve"> was 459 g (SD 126) and 434 g (SD 94)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00100CFF" w:rsidRPr="00E04D64">
        <w:rPr>
          <w:sz w:val="24"/>
          <w:szCs w:val="24"/>
        </w:rPr>
        <w:t xml:space="preserve"> with a minimum value of 272 g and a max</w:t>
      </w:r>
      <w:proofErr w:type="spellStart"/>
      <w:r w:rsidR="00100CFF" w:rsidRPr="00E04D64">
        <w:rPr>
          <w:sz w:val="24"/>
          <w:szCs w:val="24"/>
        </w:rPr>
        <w:t>imum</w:t>
      </w:r>
      <w:proofErr w:type="spellEnd"/>
      <w:r w:rsidR="00100CFF" w:rsidRPr="00E04D64">
        <w:rPr>
          <w:sz w:val="24"/>
          <w:szCs w:val="24"/>
        </w:rPr>
        <w:t xml:space="preserve"> of 893 g.</w:t>
      </w:r>
    </w:p>
    <w:p w14:paraId="072098AE" w14:textId="77777777" w:rsidR="00BA2CBA" w:rsidRPr="00E04D64" w:rsidRDefault="00BA2CBA" w:rsidP="00E04D64">
      <w:pPr>
        <w:spacing w:line="360" w:lineRule="auto"/>
        <w:rPr>
          <w:sz w:val="24"/>
          <w:szCs w:val="24"/>
        </w:rPr>
      </w:pPr>
    </w:p>
    <w:p w14:paraId="4BE906AB" w14:textId="01D7F0C0" w:rsidR="00BA2CBA" w:rsidRPr="00E04D64" w:rsidRDefault="005A6361" w:rsidP="00E04D64">
      <w:pPr>
        <w:pStyle w:val="Titre2"/>
        <w:spacing w:line="360" w:lineRule="auto"/>
        <w:rPr>
          <w:sz w:val="24"/>
          <w:szCs w:val="24"/>
        </w:rPr>
      </w:pPr>
      <w:r w:rsidRPr="00E04D64">
        <w:rPr>
          <w:sz w:val="24"/>
          <w:szCs w:val="24"/>
        </w:rPr>
        <w:t>Experiment P</w:t>
      </w:r>
    </w:p>
    <w:p w14:paraId="44B850FB" w14:textId="77777777" w:rsidR="00A74E6C" w:rsidRPr="00E04D64" w:rsidRDefault="00A74E6C" w:rsidP="00E04D64">
      <w:pPr>
        <w:pStyle w:val="Titre3"/>
        <w:spacing w:line="360" w:lineRule="auto"/>
        <w:rPr>
          <w:sz w:val="24"/>
          <w:szCs w:val="24"/>
        </w:rPr>
      </w:pPr>
      <w:r w:rsidRPr="00E04D64">
        <w:rPr>
          <w:sz w:val="24"/>
          <w:szCs w:val="24"/>
        </w:rPr>
        <w:t xml:space="preserve">Performances </w:t>
      </w:r>
    </w:p>
    <w:p w14:paraId="6E077AE2" w14:textId="493C5A40" w:rsidR="00A74E6C" w:rsidRPr="00E04D64" w:rsidRDefault="000A17F5" w:rsidP="00E04D64">
      <w:pPr>
        <w:pStyle w:val="Corpsdetexte"/>
        <w:spacing w:before="111" w:line="360" w:lineRule="auto"/>
        <w:ind w:left="142"/>
        <w:jc w:val="both"/>
        <w:rPr>
          <w:sz w:val="24"/>
          <w:szCs w:val="24"/>
        </w:rPr>
      </w:pPr>
      <w:r w:rsidRPr="00E04D64">
        <w:rPr>
          <w:sz w:val="24"/>
          <w:szCs w:val="24"/>
        </w:rPr>
        <w:t>The o</w:t>
      </w:r>
      <w:r w:rsidR="00FE2BD0" w:rsidRPr="00E04D64">
        <w:rPr>
          <w:sz w:val="24"/>
          <w:szCs w:val="24"/>
        </w:rPr>
        <w:t>ne</w:t>
      </w:r>
      <w:r w:rsidRPr="00E04D64">
        <w:rPr>
          <w:sz w:val="24"/>
          <w:szCs w:val="24"/>
        </w:rPr>
        <w:t>-</w:t>
      </w:r>
      <w:r w:rsidR="00FE2BD0" w:rsidRPr="00E04D64">
        <w:rPr>
          <w:sz w:val="24"/>
          <w:szCs w:val="24"/>
        </w:rPr>
        <w:t xml:space="preserve">way </w:t>
      </w:r>
      <w:r w:rsidRPr="00E04D64">
        <w:rPr>
          <w:sz w:val="24"/>
          <w:szCs w:val="24"/>
        </w:rPr>
        <w:t>ANOVA for each variable</w:t>
      </w:r>
      <w:r w:rsidR="00A74E6C" w:rsidRPr="00E04D64">
        <w:rPr>
          <w:sz w:val="24"/>
          <w:szCs w:val="24"/>
        </w:rPr>
        <w:t xml:space="preserve"> used to character</w:t>
      </w:r>
      <w:r w:rsidR="00FE2BD0" w:rsidRPr="00E04D64">
        <w:rPr>
          <w:sz w:val="24"/>
          <w:szCs w:val="24"/>
        </w:rPr>
        <w:t xml:space="preserve">ize performances </w:t>
      </w:r>
      <w:proofErr w:type="gramStart"/>
      <w:r w:rsidRPr="00E04D64">
        <w:rPr>
          <w:sz w:val="24"/>
          <w:szCs w:val="24"/>
        </w:rPr>
        <w:t>w</w:t>
      </w:r>
      <w:r w:rsidR="00CE29AF" w:rsidRPr="00E04D64">
        <w:rPr>
          <w:sz w:val="24"/>
          <w:szCs w:val="24"/>
        </w:rPr>
        <w:t>as</w:t>
      </w:r>
      <w:r w:rsidR="00FE2BD0" w:rsidRPr="00E04D64">
        <w:rPr>
          <w:sz w:val="24"/>
          <w:szCs w:val="24"/>
        </w:rPr>
        <w:t xml:space="preserve"> conducted</w:t>
      </w:r>
      <w:proofErr w:type="gramEnd"/>
      <w:r w:rsidR="00FE2BD0" w:rsidRPr="00E04D64">
        <w:rPr>
          <w:sz w:val="24"/>
          <w:szCs w:val="24"/>
        </w:rPr>
        <w:t xml:space="preserve"> on the regrouped data of the three trials, studying the effect of performance clusters.</w:t>
      </w:r>
    </w:p>
    <w:p w14:paraId="0642580D" w14:textId="54430A2A" w:rsidR="001B08B7" w:rsidRPr="00E04D64" w:rsidRDefault="001B08B7" w:rsidP="00E04D64">
      <w:pPr>
        <w:pStyle w:val="Corpsdetexte"/>
        <w:spacing w:before="111" w:line="360" w:lineRule="auto"/>
        <w:ind w:left="142"/>
        <w:jc w:val="both"/>
        <w:rPr>
          <w:sz w:val="24"/>
          <w:szCs w:val="24"/>
        </w:rPr>
      </w:pPr>
      <w:r w:rsidRPr="00E04D64">
        <w:rPr>
          <w:sz w:val="24"/>
          <w:szCs w:val="24"/>
        </w:rPr>
        <w:t xml:space="preserve">The ANOVA about the average bouncing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revealed no significant effect of the </w:t>
      </w:r>
      <w:commentRangeStart w:id="23"/>
      <w:r w:rsidRPr="00E04D64">
        <w:rPr>
          <w:sz w:val="24"/>
          <w:szCs w:val="24"/>
        </w:rPr>
        <w:t xml:space="preserve">performance </w:t>
      </w:r>
      <w:proofErr w:type="gramStart"/>
      <w:r w:rsidRPr="00E04D64">
        <w:rPr>
          <w:sz w:val="24"/>
          <w:szCs w:val="24"/>
        </w:rPr>
        <w:t xml:space="preserve">clusters </w:t>
      </w:r>
      <w:commentRangeEnd w:id="23"/>
      <w:proofErr w:type="gramEnd"/>
      <w:r w:rsidR="002D5206" w:rsidRPr="00E04D64">
        <w:rPr>
          <w:rStyle w:val="Marquedecommentaire"/>
          <w:sz w:val="24"/>
          <w:szCs w:val="24"/>
        </w:rPr>
        <w:commentReference w:id="23"/>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8763C5" w:rsidRPr="00E04D64">
        <w:rPr>
          <w:sz w:val="24"/>
          <w:szCs w:val="24"/>
        </w:rPr>
        <w:t>. The mean error</w:t>
      </w:r>
      <w:r w:rsidRPr="00E04D64">
        <w:rPr>
          <w:sz w:val="24"/>
          <w:szCs w:val="24"/>
        </w:rPr>
        <w:t xml:space="preserve"> for </w:t>
      </w: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2</m:t>
            </m:r>
          </m:sub>
          <m:sup>
            <m:r>
              <w:rPr>
                <w:rFonts w:ascii="Cambria Math" w:hAnsi="Cambria Math"/>
                <w:sz w:val="24"/>
                <w:szCs w:val="24"/>
              </w:rPr>
              <m:t>*</m:t>
            </m:r>
          </m:sup>
        </m:sSubSup>
      </m:oMath>
      <w:r w:rsidRPr="00E04D64">
        <w:rPr>
          <w:sz w:val="24"/>
          <w:szCs w:val="24"/>
        </w:rPr>
        <w:t xml:space="preserve"> (Experience P) was 5.4 cm (</w:t>
      </w:r>
      <w:r w:rsidR="002D5206" w:rsidRPr="00E04D64">
        <w:rPr>
          <w:sz w:val="24"/>
          <w:szCs w:val="24"/>
        </w:rPr>
        <w:t>SD 5.1</w:t>
      </w:r>
      <w:r w:rsidRPr="00E04D64">
        <w:rPr>
          <w:sz w:val="24"/>
          <w:szCs w:val="24"/>
        </w:rPr>
        <w:t>).</w:t>
      </w:r>
      <w:r w:rsidR="00DF25E1" w:rsidRPr="00E04D64">
        <w:rPr>
          <w:sz w:val="24"/>
          <w:szCs w:val="24"/>
        </w:rPr>
        <w:t xml:space="preserve"> </w:t>
      </w:r>
      <w:r w:rsidRPr="00E04D64">
        <w:rPr>
          <w:sz w:val="24"/>
          <w:szCs w:val="24"/>
        </w:rPr>
        <w:t xml:space="preserve">The ANOVA about the standard deviation of the error </w:t>
      </w:r>
      <m:oMath>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r>
          <w:rPr>
            <w:rFonts w:ascii="Cambria Math" w:hAnsi="Cambria Math"/>
            <w:sz w:val="24"/>
            <w:szCs w:val="24"/>
          </w:rPr>
          <m:t>)</m:t>
        </m:r>
      </m:oMath>
      <w:r w:rsidRPr="00E04D64">
        <w:rPr>
          <w:sz w:val="24"/>
          <w:szCs w:val="24"/>
        </w:rPr>
        <w:t xml:space="preserve"> revealed a significant effect </w:t>
      </w:r>
      <w:r w:rsidR="000A17F5" w:rsidRPr="00E04D64">
        <w:rPr>
          <w:sz w:val="24"/>
          <w:szCs w:val="24"/>
        </w:rPr>
        <w:t>on</w:t>
      </w:r>
      <w:r w:rsidRPr="00E04D64">
        <w:rPr>
          <w:sz w:val="24"/>
          <w:szCs w:val="24"/>
        </w:rPr>
        <w:t xml:space="preserve"> the performance </w:t>
      </w:r>
      <w:proofErr w:type="gramStart"/>
      <w:r w:rsidRPr="00E04D64">
        <w:rPr>
          <w:sz w:val="24"/>
          <w:szCs w:val="24"/>
        </w:rPr>
        <w:t xml:space="preserve">clusters </w:t>
      </w:r>
      <w:proofErr w:type="gramEnd"/>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2,28</m:t>
            </m:r>
          </m:e>
        </m:d>
        <m:r>
          <w:rPr>
            <w:rFonts w:ascii="Cambria Math" w:hAnsi="Cambria Math"/>
            <w:sz w:val="24"/>
            <w:szCs w:val="24"/>
          </w:rPr>
          <m:t xml:space="preserve">=24.0,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=0.631</m:t>
        </m:r>
      </m:oMath>
      <w:r w:rsidRPr="00E04D64">
        <w:rPr>
          <w:sz w:val="24"/>
          <w:szCs w:val="24"/>
        </w:rPr>
        <w:t xml:space="preserve">. The </w:t>
      </w:r>
      <w:r w:rsidR="00390AE9" w:rsidRPr="00E04D64">
        <w:rPr>
          <w:sz w:val="24"/>
          <w:szCs w:val="24"/>
        </w:rPr>
        <w:t>average standard deviation was 27.8 cm (</w:t>
      </w:r>
      <w:r w:rsidR="00DF25E1" w:rsidRPr="00E04D64">
        <w:rPr>
          <w:sz w:val="24"/>
          <w:szCs w:val="24"/>
        </w:rPr>
        <w:t>SD</w:t>
      </w:r>
      <w:r w:rsidR="00390AE9" w:rsidRPr="00E04D64">
        <w:rPr>
          <w:sz w:val="24"/>
          <w:szCs w:val="24"/>
        </w:rPr>
        <w:t xml:space="preserve"> 3.6), 22.7</w:t>
      </w:r>
      <w:r w:rsidR="00932D3D">
        <w:rPr>
          <w:sz w:val="24"/>
          <w:szCs w:val="24"/>
        </w:rPr>
        <w:t xml:space="preserve"> </w:t>
      </w:r>
      <w:r w:rsidR="00390AE9" w:rsidRPr="00E04D64">
        <w:rPr>
          <w:sz w:val="24"/>
          <w:szCs w:val="24"/>
        </w:rPr>
        <w:t>cm (</w:t>
      </w:r>
      <w:r w:rsidR="00DF25E1" w:rsidRPr="00E04D64">
        <w:rPr>
          <w:sz w:val="24"/>
          <w:szCs w:val="24"/>
        </w:rPr>
        <w:t xml:space="preserve">SD </w:t>
      </w:r>
      <w:r w:rsidR="00390AE9" w:rsidRPr="00E04D64">
        <w:rPr>
          <w:sz w:val="24"/>
          <w:szCs w:val="24"/>
        </w:rPr>
        <w:t>2.1)</w:t>
      </w:r>
      <w:r w:rsidR="008763C5" w:rsidRPr="00E04D64">
        <w:rPr>
          <w:sz w:val="24"/>
          <w:szCs w:val="24"/>
        </w:rPr>
        <w:t>,</w:t>
      </w:r>
      <w:r w:rsidR="00390AE9" w:rsidRPr="00E04D64">
        <w:rPr>
          <w:sz w:val="24"/>
          <w:szCs w:val="24"/>
        </w:rPr>
        <w:t xml:space="preserve"> and 18.2 cm (</w:t>
      </w:r>
      <w:r w:rsidR="00DF25E1" w:rsidRPr="00E04D64">
        <w:rPr>
          <w:sz w:val="24"/>
          <w:szCs w:val="24"/>
        </w:rPr>
        <w:t>SD</w:t>
      </w:r>
      <w:r w:rsidR="00390AE9" w:rsidRPr="00E04D64">
        <w:rPr>
          <w:sz w:val="24"/>
          <w:szCs w:val="24"/>
        </w:rPr>
        <w:t xml:space="preserve"> 2.0)</w:t>
      </w:r>
      <w:r w:rsidR="00E8313C" w:rsidRPr="00E04D64">
        <w:rPr>
          <w:sz w:val="24"/>
          <w:szCs w:val="24"/>
        </w:rPr>
        <w:t>,</w:t>
      </w:r>
      <w:r w:rsidR="00390AE9" w:rsidRPr="00E04D64">
        <w:rPr>
          <w:sz w:val="24"/>
          <w:szCs w:val="24"/>
        </w:rPr>
        <w:t xml:space="preserve"> respectively for the clusters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oMath>
      <w:r w:rsidR="00390AE9"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sidR="008656CD" w:rsidRPr="00E04D64">
        <w:rPr>
          <w:sz w:val="24"/>
          <w:szCs w:val="24"/>
        </w:rPr>
        <w:t>,</w:t>
      </w:r>
      <w:r w:rsidR="00390AE9"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00390AE9" w:rsidRPr="00E04D64">
        <w:rPr>
          <w:sz w:val="24"/>
          <w:szCs w:val="24"/>
        </w:rPr>
        <w:t>. The post-hoc analysis showed that each pair had sig</w:t>
      </w:r>
      <w:proofErr w:type="spellStart"/>
      <w:r w:rsidR="00390AE9" w:rsidRPr="00E04D64">
        <w:rPr>
          <w:sz w:val="24"/>
          <w:szCs w:val="24"/>
        </w:rPr>
        <w:t>nificant</w:t>
      </w:r>
      <w:proofErr w:type="spellEnd"/>
      <w:r w:rsidR="00390AE9" w:rsidRPr="00E04D64">
        <w:rPr>
          <w:sz w:val="24"/>
          <w:szCs w:val="24"/>
        </w:rPr>
        <w:t xml:space="preserve"> </w:t>
      </w:r>
      <w:commentRangeStart w:id="24"/>
      <w:r w:rsidR="00390AE9" w:rsidRPr="00E04D64">
        <w:rPr>
          <w:sz w:val="24"/>
          <w:szCs w:val="24"/>
        </w:rPr>
        <w:t>differences</w:t>
      </w:r>
      <w:commentRangeEnd w:id="24"/>
      <w:r w:rsidR="003E5469" w:rsidRPr="00E04D64">
        <w:rPr>
          <w:rStyle w:val="Marquedecommentaire"/>
          <w:sz w:val="24"/>
          <w:szCs w:val="24"/>
        </w:rPr>
        <w:commentReference w:id="24"/>
      </w:r>
      <w:r w:rsidR="00390AE9" w:rsidRPr="00E04D64">
        <w:rPr>
          <w:sz w:val="24"/>
          <w:szCs w:val="24"/>
        </w:rPr>
        <w:t>.</w:t>
      </w:r>
    </w:p>
    <w:p w14:paraId="7776026A" w14:textId="47D31FBB" w:rsidR="0025705B" w:rsidRPr="00877DE4" w:rsidRDefault="0025705B" w:rsidP="00864A4D">
      <w:pPr>
        <w:pStyle w:val="Lgende"/>
        <w:spacing w:line="360" w:lineRule="auto"/>
        <w:jc w:val="center"/>
        <w:rPr>
          <w:i w:val="0"/>
          <w:sz w:val="20"/>
        </w:rPr>
      </w:pPr>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7</w:t>
      </w:r>
      <w:r w:rsidR="00027818" w:rsidRPr="00877DE4">
        <w:rPr>
          <w:i w:val="0"/>
          <w:noProof/>
          <w:sz w:val="28"/>
          <w:szCs w:val="24"/>
        </w:rPr>
        <w:fldChar w:fldCharType="end"/>
      </w:r>
      <w:r w:rsidR="00877DE4" w:rsidRPr="00877DE4">
        <w:rPr>
          <w:i w:val="0"/>
          <w:sz w:val="28"/>
          <w:szCs w:val="24"/>
        </w:rPr>
        <w:t xml:space="preserve"> </w:t>
      </w:r>
      <w:r w:rsidR="000E05A1">
        <w:rPr>
          <w:i w:val="0"/>
          <w:sz w:val="28"/>
          <w:szCs w:val="24"/>
        </w:rPr>
        <w:t>T</w:t>
      </w:r>
      <w:r w:rsidR="00877DE4" w:rsidRPr="00877DE4">
        <w:rPr>
          <w:i w:val="0"/>
          <w:sz w:val="28"/>
          <w:szCs w:val="24"/>
        </w:rPr>
        <w:t>HERE</w:t>
      </w:r>
    </w:p>
    <w:p w14:paraId="45B1A4BD" w14:textId="04AFE9CB" w:rsidR="00EF116A" w:rsidRPr="00E04D64" w:rsidRDefault="0029617B" w:rsidP="00E04D64">
      <w:pPr>
        <w:pStyle w:val="Titre3"/>
        <w:spacing w:line="360" w:lineRule="auto"/>
        <w:rPr>
          <w:sz w:val="24"/>
          <w:szCs w:val="24"/>
        </w:rPr>
      </w:pPr>
      <w:r w:rsidRPr="00E04D64">
        <w:rPr>
          <w:sz w:val="24"/>
          <w:szCs w:val="24"/>
        </w:rPr>
        <w:t>Endpoint-impedance parameters (c</w:t>
      </w:r>
      <w:r w:rsidR="00EF116A" w:rsidRPr="00E04D64">
        <w:rPr>
          <w:sz w:val="24"/>
          <w:szCs w:val="24"/>
        </w:rPr>
        <w:t>yclic phase factor</w:t>
      </w:r>
      <w:r w:rsidRPr="00E04D64">
        <w:rPr>
          <w:sz w:val="24"/>
          <w:szCs w:val="24"/>
        </w:rPr>
        <w:t>)</w:t>
      </w:r>
    </w:p>
    <w:p w14:paraId="3796D652" w14:textId="2C9A75A0" w:rsidR="004D1EA3" w:rsidRPr="00E04D64" w:rsidRDefault="004D1EA3" w:rsidP="00E04D64">
      <w:pPr>
        <w:pStyle w:val="Corpsdetexte"/>
        <w:spacing w:before="111" w:line="360" w:lineRule="auto"/>
        <w:ind w:left="142"/>
        <w:jc w:val="both"/>
        <w:rPr>
          <w:sz w:val="24"/>
          <w:szCs w:val="24"/>
        </w:rPr>
      </w:pPr>
      <w:r w:rsidRPr="00E04D64">
        <w:rPr>
          <w:sz w:val="24"/>
          <w:szCs w:val="24"/>
        </w:rPr>
        <w:t xml:space="preserve">The factors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were analyzed for each endpoint-impedance parameter </w:t>
      </w:r>
      <w:r w:rsidR="00155C5F" w:rsidRPr="00E04D64">
        <w:rPr>
          <w:sz w:val="24"/>
          <w:szCs w:val="24"/>
        </w:rPr>
        <w:t xml:space="preserve">estimated </w:t>
      </w:r>
      <w:r w:rsidRPr="00E04D64">
        <w:rPr>
          <w:sz w:val="24"/>
          <w:szCs w:val="24"/>
        </w:rPr>
        <w:t xml:space="preserve">using </w:t>
      </w:r>
      <w:r w:rsidR="00DF4C62">
        <w:rPr>
          <w:sz w:val="24"/>
          <w:szCs w:val="24"/>
        </w:rPr>
        <w:t>mixed-design</w:t>
      </w:r>
      <w:r w:rsidRPr="00E04D64">
        <w:rPr>
          <w:sz w:val="24"/>
          <w:szCs w:val="24"/>
        </w:rPr>
        <w:t xml:space="preserve"> ANOVA</w:t>
      </w:r>
      <w:r w:rsidR="003B0646" w:rsidRPr="00E04D64">
        <w:rPr>
          <w:sz w:val="24"/>
          <w:szCs w:val="24"/>
        </w:rPr>
        <w:t>s</w:t>
      </w:r>
      <w:r w:rsidRPr="00E04D64">
        <w:rPr>
          <w:sz w:val="24"/>
          <w:szCs w:val="24"/>
        </w:rPr>
        <w:t xml:space="preserve"> (between: </w:t>
      </w:r>
      <w:proofErr w:type="gramStart"/>
      <w:r w:rsidRPr="00E04D64">
        <w:rPr>
          <w:sz w:val="24"/>
          <w:szCs w:val="24"/>
        </w:rPr>
        <w:t>3</w:t>
      </w:r>
      <w:proofErr w:type="gramEnd"/>
      <w:r w:rsidRPr="00E04D64">
        <w:rPr>
          <w:sz w:val="24"/>
          <w:szCs w:val="24"/>
        </w:rPr>
        <w:t xml:space="preserve"> × within: 3). </w:t>
      </w:r>
    </w:p>
    <w:p w14:paraId="500841B9" w14:textId="24C5AA73" w:rsidR="004B545E" w:rsidRPr="00E04D64" w:rsidRDefault="00D8344D" w:rsidP="00E04D64">
      <w:pPr>
        <w:pStyle w:val="Corpsdetexte"/>
        <w:spacing w:before="111" w:line="360" w:lineRule="auto"/>
        <w:ind w:left="142"/>
        <w:jc w:val="both"/>
        <w:rPr>
          <w:sz w:val="24"/>
          <w:szCs w:val="24"/>
        </w:rPr>
      </w:pPr>
      <w:r w:rsidRPr="00E04D64">
        <w:rPr>
          <w:sz w:val="24"/>
          <w:szCs w:val="24"/>
        </w:rPr>
        <w:t xml:space="preserve">The </w:t>
      </w:r>
      <w:r w:rsidR="00532E14" w:rsidRPr="00E04D64">
        <w:rPr>
          <w:sz w:val="24"/>
          <w:szCs w:val="24"/>
        </w:rPr>
        <w:t xml:space="preserve">mixed </w:t>
      </w:r>
      <w:r w:rsidRPr="00E04D64">
        <w:rPr>
          <w:sz w:val="24"/>
          <w:szCs w:val="24"/>
        </w:rPr>
        <w:t xml:space="preserve">ANOVA about the endpoint stiffness </w:t>
      </w:r>
      <w:r w:rsidR="00532E14" w:rsidRPr="00E04D64">
        <w:rPr>
          <w:sz w:val="24"/>
          <w:szCs w:val="24"/>
        </w:rPr>
        <w:t xml:space="preserve">revealed a significant effect </w:t>
      </w:r>
      <w:proofErr w:type="gramStart"/>
      <w:r w:rsidR="00532E14"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00532E14"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=8.3,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=0.134</m:t>
        </m:r>
      </m:oMath>
      <w:r w:rsidR="00532E14" w:rsidRPr="00E04D64">
        <w:rPr>
          <w:sz w:val="24"/>
          <w:szCs w:val="24"/>
        </w:rPr>
        <w:t xml:space="preserve">. </w:t>
      </w:r>
      <w:r w:rsidR="00A4552F" w:rsidRPr="00E04D64">
        <w:rPr>
          <w:sz w:val="24"/>
          <w:szCs w:val="24"/>
        </w:rPr>
        <w:t>N</w:t>
      </w:r>
      <w:r w:rsidR="00FE2897" w:rsidRPr="00E04D64">
        <w:rPr>
          <w:sz w:val="24"/>
          <w:szCs w:val="24"/>
        </w:rPr>
        <w:t>either the</w:t>
      </w:r>
      <w:r w:rsidR="00A4552F" w:rsidRPr="00E04D64">
        <w:rPr>
          <w:sz w:val="24"/>
          <w:szCs w:val="24"/>
        </w:rPr>
        <w:t xml:space="preserve"> effect of performances </w:t>
      </w:r>
      <w:commentRangeStart w:id="25"/>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25"/>
        <m:r>
          <m:rPr>
            <m:sty m:val="p"/>
          </m:rPr>
          <w:rPr>
            <w:rStyle w:val="Marquedecommentaire"/>
            <w:sz w:val="24"/>
            <w:szCs w:val="24"/>
          </w:rPr>
          <w:commentReference w:id="25"/>
        </m:r>
      </m:oMath>
      <w:r w:rsidR="00136505" w:rsidRPr="00E04D64">
        <w:rPr>
          <w:sz w:val="24"/>
          <w:szCs w:val="24"/>
        </w:rPr>
        <w:t xml:space="preserve"> nor the </w:t>
      </w:r>
      <w:commentRangeStart w:id="26"/>
      <w:r w:rsidR="00136505" w:rsidRPr="00E04D64">
        <w:rPr>
          <w:sz w:val="24"/>
          <w:szCs w:val="24"/>
        </w:rPr>
        <w:t>interaction</w:t>
      </w:r>
      <w:r w:rsidR="00A4552F" w:rsidRPr="00E04D64">
        <w:rPr>
          <w:sz w:val="24"/>
          <w:szCs w:val="24"/>
        </w:rPr>
        <w:t xml:space="preserve"> </w:t>
      </w:r>
      <w:commentRangeEnd w:id="26"/>
      <w:r w:rsidR="00136505" w:rsidRPr="00E04D64">
        <w:rPr>
          <w:rStyle w:val="Marquedecommentaire"/>
          <w:sz w:val="24"/>
          <w:szCs w:val="24"/>
        </w:rPr>
        <w:commentReference w:id="26"/>
      </w:r>
      <w:r w:rsidR="000A17F5" w:rsidRPr="00E04D64">
        <w:rPr>
          <w:sz w:val="24"/>
          <w:szCs w:val="24"/>
        </w:rPr>
        <w:t>was</w:t>
      </w:r>
      <w:r w:rsidR="00A4552F" w:rsidRPr="00E04D64">
        <w:rPr>
          <w:sz w:val="24"/>
          <w:szCs w:val="24"/>
        </w:rPr>
        <w:t xml:space="preserve"> significant.</w:t>
      </w:r>
      <w:r w:rsidR="00FE2897" w:rsidRPr="00E04D64">
        <w:rPr>
          <w:sz w:val="24"/>
          <w:szCs w:val="24"/>
        </w:rPr>
        <w:t xml:space="preserve"> </w:t>
      </w:r>
      <w:r w:rsidR="00A31E59" w:rsidRPr="00E04D64">
        <w:rPr>
          <w:sz w:val="24"/>
          <w:szCs w:val="24"/>
        </w:rPr>
        <w:t>The p</w:t>
      </w:r>
      <w:r w:rsidR="004B545E" w:rsidRPr="00E04D64">
        <w:rPr>
          <w:sz w:val="24"/>
          <w:szCs w:val="24"/>
        </w:rPr>
        <w:t>ost-</w:t>
      </w:r>
      <w:r w:rsidR="0083730B" w:rsidRPr="00E04D64">
        <w:rPr>
          <w:sz w:val="24"/>
          <w:szCs w:val="24"/>
        </w:rPr>
        <w:t xml:space="preserve">hoc </w:t>
      </w:r>
      <w:r w:rsidR="004B545E" w:rsidRPr="00E04D64">
        <w:rPr>
          <w:sz w:val="24"/>
          <w:szCs w:val="24"/>
        </w:rPr>
        <w:t xml:space="preserve">analysis indicated that the variations </w:t>
      </w:r>
      <w:r w:rsidR="00562668" w:rsidRPr="00E04D64">
        <w:rPr>
          <w:sz w:val="24"/>
          <w:szCs w:val="24"/>
        </w:rPr>
        <w:t>were significant for the couple</w:t>
      </w:r>
      <w:r w:rsidR="004B545E" w:rsidRPr="00E04D64">
        <w:rPr>
          <w:sz w:val="24"/>
          <w:szCs w:val="24"/>
        </w:rPr>
        <w:t xml:space="preserve"> </w:t>
      </w:r>
      <w:commentRangeStart w:id="27"/>
      <w:r w:rsidR="004B545E"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4B545E" w:rsidRPr="00E04D64">
        <w:rPr>
          <w:sz w:val="24"/>
          <w:szCs w:val="24"/>
        </w:rPr>
        <w:t>)</w:t>
      </w:r>
      <w:commentRangeEnd w:id="27"/>
      <w:r w:rsidR="00A31E59" w:rsidRPr="00E04D64">
        <w:rPr>
          <w:rStyle w:val="Marquedecommentaire"/>
          <w:sz w:val="24"/>
          <w:szCs w:val="24"/>
        </w:rPr>
        <w:commentReference w:id="27"/>
      </w:r>
      <w:r w:rsidR="00562668" w:rsidRPr="00E04D64">
        <w:rPr>
          <w:sz w:val="24"/>
          <w:szCs w:val="24"/>
        </w:rPr>
        <w:t>.</w:t>
      </w:r>
      <w:r w:rsidR="004B545E" w:rsidRPr="00E04D64">
        <w:rPr>
          <w:sz w:val="24"/>
          <w:szCs w:val="24"/>
        </w:rPr>
        <w:t xml:space="preserve"> </w:t>
      </w:r>
      <w:r w:rsidR="00562668" w:rsidRPr="00E04D64">
        <w:rPr>
          <w:sz w:val="24"/>
          <w:szCs w:val="24"/>
        </w:rPr>
        <w:t>The couple</w:t>
      </w:r>
      <w:r w:rsidR="004B545E" w:rsidRPr="00E04D64">
        <w:rPr>
          <w:sz w:val="24"/>
          <w:szCs w:val="24"/>
        </w:rPr>
        <w:t xml:space="preserv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4B545E" w:rsidRPr="00E04D64">
        <w:rPr>
          <w:sz w:val="24"/>
          <w:szCs w:val="24"/>
        </w:rPr>
        <w:t>),</w:t>
      </w:r>
      <w:r w:rsidR="00562668" w:rsidRPr="00E04D64">
        <w:rPr>
          <w:sz w:val="24"/>
          <w:szCs w:val="24"/>
        </w:rPr>
        <w:t xml:space="preserve"> indicated a significant</w:t>
      </w:r>
      <w:r w:rsidR="00A31E59" w:rsidRPr="00E04D64">
        <w:rPr>
          <w:sz w:val="24"/>
          <w:szCs w:val="24"/>
        </w:rPr>
        <w:t xml:space="preserve"> variation with </w:t>
      </w:r>
      <w:commentRangeStart w:id="28"/>
      <w:r w:rsidR="00A31E59" w:rsidRPr="00E04D64">
        <w:rPr>
          <w:sz w:val="24"/>
          <w:szCs w:val="24"/>
        </w:rPr>
        <w:t xml:space="preserve">Holm </w:t>
      </w:r>
      <w:commentRangeEnd w:id="28"/>
      <w:r w:rsidR="00A31E59" w:rsidRPr="00E04D64">
        <w:rPr>
          <w:rStyle w:val="Marquedecommentaire"/>
          <w:sz w:val="24"/>
          <w:szCs w:val="24"/>
        </w:rPr>
        <w:commentReference w:id="28"/>
      </w:r>
      <w:r w:rsidR="00A31E59" w:rsidRPr="00E04D64">
        <w:rPr>
          <w:sz w:val="24"/>
          <w:szCs w:val="24"/>
        </w:rPr>
        <w:t xml:space="preserve">correction </w:t>
      </w:r>
      <w:r w:rsidR="00562668" w:rsidRPr="00E04D64">
        <w:rPr>
          <w:sz w:val="24"/>
          <w:szCs w:val="24"/>
        </w:rPr>
        <w:t xml:space="preserve">but not with </w:t>
      </w:r>
      <w:commentRangeStart w:id="29"/>
      <w:proofErr w:type="spellStart"/>
      <w:r w:rsidR="00562668" w:rsidRPr="00E04D64">
        <w:rPr>
          <w:sz w:val="24"/>
          <w:szCs w:val="24"/>
        </w:rPr>
        <w:t>Bonferroni</w:t>
      </w:r>
      <w:proofErr w:type="spellEnd"/>
      <w:r w:rsidR="00744BD1" w:rsidRPr="00E04D64">
        <w:rPr>
          <w:sz w:val="24"/>
          <w:szCs w:val="24"/>
        </w:rPr>
        <w:t xml:space="preserve"> </w:t>
      </w:r>
      <w:commentRangeEnd w:id="29"/>
      <w:r w:rsidR="00A31E59" w:rsidRPr="00E04D64">
        <w:rPr>
          <w:rStyle w:val="Marquedecommentaire"/>
          <w:sz w:val="24"/>
          <w:szCs w:val="24"/>
        </w:rPr>
        <w:commentReference w:id="29"/>
      </w:r>
      <w:r w:rsidR="00744BD1" w:rsidRPr="00E04D64">
        <w:rPr>
          <w:sz w:val="24"/>
          <w:szCs w:val="24"/>
        </w:rPr>
        <w:t>correction</w:t>
      </w:r>
      <w:r w:rsidR="004B545E" w:rsidRPr="00E04D64">
        <w:rPr>
          <w:sz w:val="24"/>
          <w:szCs w:val="24"/>
        </w:rPr>
        <w:t>.</w:t>
      </w:r>
      <w:r w:rsidR="00C867AA" w:rsidRPr="00E04D64">
        <w:rPr>
          <w:sz w:val="24"/>
          <w:szCs w:val="24"/>
        </w:rPr>
        <w:t xml:space="preserve"> The stiffness progressively increased from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00A31E59" w:rsidRPr="00E04D64">
        <w:rPr>
          <w:sz w:val="24"/>
          <w:szCs w:val="24"/>
        </w:rPr>
        <w:t xml:space="preserve"> </w:t>
      </w:r>
      <w:r w:rsidR="00C867AA" w:rsidRPr="00E04D64">
        <w:rPr>
          <w:sz w:val="24"/>
          <w:szCs w:val="24"/>
        </w:rPr>
        <w:t xml:space="preserve">125 N/m </w:t>
      </w:r>
      <w:r w:rsidR="00A31E59" w:rsidRPr="00E04D64">
        <w:rPr>
          <w:sz w:val="24"/>
          <w:szCs w:val="24"/>
        </w:rPr>
        <w:t xml:space="preserve">(SD </w:t>
      </w:r>
      <w:r w:rsidR="00C867AA" w:rsidRPr="00E04D64">
        <w:rPr>
          <w:sz w:val="24"/>
          <w:szCs w:val="24"/>
        </w:rPr>
        <w:t>78)</w:t>
      </w:r>
      <w:r w:rsidR="00655881" w:rsidRPr="00E04D64">
        <w:rPr>
          <w:sz w:val="24"/>
          <w:szCs w:val="24"/>
        </w:rPr>
        <w:t xml:space="preserve"> to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A31E59" w:rsidRPr="00E04D64">
        <w:rPr>
          <w:sz w:val="24"/>
          <w:szCs w:val="24"/>
        </w:rPr>
        <w:t xml:space="preserve"> 191 N/m (SD 64</w:t>
      </w:r>
      <w:r w:rsidR="00C867AA" w:rsidRPr="00E04D64">
        <w:rPr>
          <w:sz w:val="24"/>
          <w:szCs w:val="24"/>
        </w:rPr>
        <w:t>)</w:t>
      </w:r>
      <w:r w:rsidR="00655881" w:rsidRPr="00E04D64">
        <w:rPr>
          <w:sz w:val="24"/>
          <w:szCs w:val="24"/>
        </w:rPr>
        <w:t xml:space="preserve">, as shown </w:t>
      </w:r>
      <w:r w:rsidR="00F26BDE" w:rsidRPr="00E04D64">
        <w:rPr>
          <w:sz w:val="24"/>
          <w:szCs w:val="24"/>
        </w:rPr>
        <w:t>in</w:t>
      </w:r>
      <w:r w:rsidR="00DD72BC" w:rsidRPr="00E04D64">
        <w:rPr>
          <w:sz w:val="24"/>
          <w:szCs w:val="24"/>
        </w:rPr>
        <w:t xml:space="preserve"> </w:t>
      </w:r>
      <w:r w:rsidR="00DD72BC" w:rsidRPr="00E04D64">
        <w:rPr>
          <w:sz w:val="24"/>
          <w:szCs w:val="24"/>
        </w:rPr>
        <w:fldChar w:fldCharType="begin"/>
      </w:r>
      <w:r w:rsidR="00DD72BC" w:rsidRPr="00E04D64">
        <w:rPr>
          <w:sz w:val="24"/>
          <w:szCs w:val="24"/>
        </w:rPr>
        <w:instrText xml:space="preserve"> REF _Ref98488349 \h </w:instrText>
      </w:r>
      <w:r w:rsidR="00E04D64">
        <w:rPr>
          <w:sz w:val="24"/>
          <w:szCs w:val="24"/>
        </w:rPr>
        <w:instrText xml:space="preserve"> \* MERGEFORMAT </w:instrText>
      </w:r>
      <w:r w:rsidR="00DD72BC" w:rsidRPr="00E04D64">
        <w:rPr>
          <w:sz w:val="24"/>
          <w:szCs w:val="24"/>
        </w:rPr>
      </w:r>
      <w:r w:rsidR="00DD72BC" w:rsidRPr="00E04D64">
        <w:rPr>
          <w:sz w:val="24"/>
          <w:szCs w:val="24"/>
        </w:rPr>
        <w:fldChar w:fldCharType="separate"/>
      </w:r>
      <w:r w:rsidR="002C0722" w:rsidRPr="002C0722">
        <w:rPr>
          <w:sz w:val="24"/>
          <w:szCs w:val="24"/>
        </w:rPr>
        <w:t xml:space="preserve">Figure </w:t>
      </w:r>
      <w:r w:rsidR="002C0722" w:rsidRPr="002C0722">
        <w:rPr>
          <w:noProof/>
          <w:sz w:val="24"/>
          <w:szCs w:val="24"/>
        </w:rPr>
        <w:t>8</w:t>
      </w:r>
      <w:r w:rsidR="00DD72BC" w:rsidRPr="00E04D64">
        <w:rPr>
          <w:sz w:val="24"/>
          <w:szCs w:val="24"/>
        </w:rPr>
        <w:fldChar w:fldCharType="end"/>
      </w:r>
      <w:r w:rsidR="004F234F" w:rsidRPr="00E04D64">
        <w:rPr>
          <w:sz w:val="24"/>
          <w:szCs w:val="24"/>
        </w:rPr>
        <w:t>a</w:t>
      </w:r>
      <w:r w:rsidR="00655881" w:rsidRPr="00E04D64">
        <w:rPr>
          <w:sz w:val="24"/>
          <w:szCs w:val="24"/>
        </w:rPr>
        <w:t>.</w:t>
      </w:r>
      <w:r w:rsidR="00C867AA" w:rsidRPr="00E04D64">
        <w:rPr>
          <w:sz w:val="24"/>
          <w:szCs w:val="24"/>
        </w:rPr>
        <w:t xml:space="preserve"> The stiffness values </w:t>
      </w:r>
      <w:proofErr w:type="gramStart"/>
      <w:r w:rsidR="00C867AA" w:rsidRPr="00E04D64">
        <w:rPr>
          <w:sz w:val="24"/>
          <w:szCs w:val="24"/>
        </w:rPr>
        <w:t>were bounded</w:t>
      </w:r>
      <w:proofErr w:type="gramEnd"/>
      <w:r w:rsidR="00C867AA" w:rsidRPr="00E04D64">
        <w:rPr>
          <w:sz w:val="24"/>
          <w:szCs w:val="24"/>
        </w:rPr>
        <w:t xml:space="preserve"> between 53 N/m and 445 N/m.</w:t>
      </w:r>
    </w:p>
    <w:p w14:paraId="67CE3AAF" w14:textId="04F4C62C" w:rsidR="00D12454" w:rsidRPr="00E04D64" w:rsidRDefault="00D12454" w:rsidP="00E04D64">
      <w:pPr>
        <w:pStyle w:val="Corpsdetexte"/>
        <w:spacing w:before="111" w:line="360" w:lineRule="auto"/>
        <w:ind w:left="142"/>
        <w:jc w:val="both"/>
        <w:rPr>
          <w:sz w:val="24"/>
          <w:szCs w:val="24"/>
        </w:rPr>
      </w:pPr>
      <w:r w:rsidRPr="00E04D64">
        <w:rPr>
          <w:sz w:val="24"/>
          <w:szCs w:val="24"/>
        </w:rPr>
        <w:t xml:space="preserve">The mixed ANOVA about the endpoint damping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=8.6,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=0.138</m:t>
        </m:r>
      </m:oMath>
      <w:r w:rsidR="000E0BD7" w:rsidRPr="00E04D64">
        <w:rPr>
          <w:sz w:val="24"/>
          <w:szCs w:val="24"/>
        </w:rPr>
        <w:t>,</w:t>
      </w:r>
      <w:r w:rsidRPr="00E04D64">
        <w:rPr>
          <w:sz w:val="24"/>
          <w:szCs w:val="24"/>
        </w:rPr>
        <w:t xml:space="preserve"> </w:t>
      </w:r>
      <w:r w:rsidR="0096160A" w:rsidRPr="00E04D64">
        <w:rPr>
          <w:sz w:val="24"/>
          <w:szCs w:val="24"/>
        </w:rPr>
        <w:t>and</w:t>
      </w:r>
      <w:r w:rsidRPr="00E04D64">
        <w:rPr>
          <w:sz w:val="24"/>
          <w:szCs w:val="24"/>
        </w:rPr>
        <w:t xml:space="preserve"> of performances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=6.4, p=0.005,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=0.123</m:t>
        </m:r>
      </m:oMath>
      <w:r w:rsidR="0096160A" w:rsidRPr="00E04D64">
        <w:rPr>
          <w:sz w:val="24"/>
          <w:szCs w:val="24"/>
        </w:rPr>
        <w:t>. No significant</w:t>
      </w:r>
      <w:r w:rsidRPr="00E04D64">
        <w:rPr>
          <w:sz w:val="24"/>
          <w:szCs w:val="24"/>
        </w:rPr>
        <w:t xml:space="preserve"> </w:t>
      </w:r>
      <w:commentRangeStart w:id="30"/>
      <w:r w:rsidRPr="00E04D64">
        <w:rPr>
          <w:sz w:val="24"/>
          <w:szCs w:val="24"/>
        </w:rPr>
        <w:t xml:space="preserve">interaction </w:t>
      </w:r>
      <w:commentRangeEnd w:id="30"/>
      <w:r w:rsidR="000E0BD7" w:rsidRPr="00E04D64">
        <w:rPr>
          <w:rStyle w:val="Marquedecommentaire"/>
          <w:sz w:val="24"/>
          <w:szCs w:val="24"/>
        </w:rPr>
        <w:commentReference w:id="30"/>
      </w:r>
      <w:proofErr w:type="gramStart"/>
      <w:r w:rsidR="0096160A" w:rsidRPr="00E04D64">
        <w:rPr>
          <w:sz w:val="24"/>
          <w:szCs w:val="24"/>
        </w:rPr>
        <w:t>was observed</w:t>
      </w:r>
      <w:proofErr w:type="gramEnd"/>
      <w:r w:rsidRPr="00E04D64">
        <w:rPr>
          <w:sz w:val="24"/>
          <w:szCs w:val="24"/>
        </w:rPr>
        <w:t xml:space="preserve">. </w:t>
      </w:r>
      <w:r w:rsidR="000E0BD7" w:rsidRPr="00E04D64">
        <w:rPr>
          <w:sz w:val="24"/>
          <w:szCs w:val="24"/>
        </w:rPr>
        <w:t>The p</w:t>
      </w:r>
      <w:r w:rsidRPr="00E04D64">
        <w:rPr>
          <w:sz w:val="24"/>
          <w:szCs w:val="24"/>
        </w:rPr>
        <w:t>ost-</w:t>
      </w:r>
      <w:r w:rsidR="0083730B" w:rsidRPr="00E04D64">
        <w:rPr>
          <w:sz w:val="24"/>
          <w:szCs w:val="24"/>
        </w:rPr>
        <w:t xml:space="preserve">hoc </w:t>
      </w:r>
      <w:r w:rsidRPr="00E04D64">
        <w:rPr>
          <w:sz w:val="24"/>
          <w:szCs w:val="24"/>
        </w:rPr>
        <w:t>analysis indicated that the variation</w:t>
      </w:r>
      <w:r w:rsidR="002D3B1A" w:rsidRPr="00E04D64">
        <w:rPr>
          <w:sz w:val="24"/>
          <w:szCs w:val="24"/>
        </w:rPr>
        <w:t>s</w:t>
      </w:r>
      <w:r w:rsidRPr="00E04D64">
        <w:rPr>
          <w:sz w:val="24"/>
          <w:szCs w:val="24"/>
        </w:rPr>
        <w:t xml:space="preserve"> were significant for the couple</w:t>
      </w:r>
      <w:r w:rsidR="0083730B" w:rsidRPr="00E04D64">
        <w:rPr>
          <w:sz w:val="24"/>
          <w:szCs w:val="24"/>
        </w:rPr>
        <w:t>s</w:t>
      </w:r>
      <w:r w:rsidRPr="00E04D64">
        <w:rPr>
          <w:sz w:val="24"/>
          <w:szCs w:val="24"/>
        </w:rPr>
        <w:t xml:space="preserve"> </w:t>
      </w:r>
      <w:commentRangeStart w:id="31"/>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694C1F" w:rsidRPr="00E04D64">
        <w:rPr>
          <w:sz w:val="24"/>
          <w:szCs w:val="24"/>
        </w:rPr>
        <w:t>)</w:t>
      </w:r>
      <w:commentRangeEnd w:id="31"/>
      <w:r w:rsidR="00694C1F" w:rsidRPr="00E04D64">
        <w:rPr>
          <w:rStyle w:val="Marquedecommentaire"/>
          <w:sz w:val="24"/>
          <w:szCs w:val="24"/>
        </w:rPr>
        <w:commentReference w:id="31"/>
      </w:r>
      <w:r w:rsidR="00D31044" w:rsidRPr="00E04D64">
        <w:rPr>
          <w:sz w:val="24"/>
          <w:szCs w:val="24"/>
        </w:rPr>
        <w:t xml:space="preserve"> and </w:t>
      </w:r>
      <w:commentRangeStart w:id="32"/>
      <w:r w:rsidR="00D31044"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D31044" w:rsidRPr="00E04D64">
        <w:rPr>
          <w:sz w:val="24"/>
          <w:szCs w:val="24"/>
        </w:rPr>
        <w:t>)</w:t>
      </w:r>
      <w:commentRangeEnd w:id="32"/>
      <w:r w:rsidR="00D31044" w:rsidRPr="00E04D64">
        <w:rPr>
          <w:rStyle w:val="Marquedecommentaire"/>
          <w:sz w:val="24"/>
          <w:szCs w:val="24"/>
        </w:rPr>
        <w:commentReference w:id="32"/>
      </w:r>
      <w:r w:rsidR="00D31044" w:rsidRPr="00E04D64">
        <w:rPr>
          <w:sz w:val="24"/>
          <w:szCs w:val="24"/>
        </w:rPr>
        <w:t xml:space="preserve"> </w:t>
      </w:r>
      <w:r w:rsidR="00694C1F" w:rsidRPr="00E04D64">
        <w:rPr>
          <w:sz w:val="24"/>
          <w:szCs w:val="24"/>
        </w:rPr>
        <w:t xml:space="preserve"> </w:t>
      </w:r>
      <w:r w:rsidRPr="00E04D64">
        <w:rPr>
          <w:sz w:val="24"/>
          <w:szCs w:val="24"/>
        </w:rPr>
        <w:t>with an average difference of 1.</w:t>
      </w:r>
      <w:r w:rsidR="0083730B" w:rsidRPr="00E04D64">
        <w:rPr>
          <w:sz w:val="24"/>
          <w:szCs w:val="24"/>
        </w:rPr>
        <w:t>9</w:t>
      </w:r>
      <w:r w:rsidR="00CF1BA1" w:rsidRPr="00E04D64">
        <w:rPr>
          <w:sz w:val="24"/>
          <w:szCs w:val="24"/>
        </w:rPr>
        <w:t xml:space="preserve"> Ns/m</w:t>
      </w:r>
      <w:r w:rsidR="00D31044" w:rsidRPr="00E04D64">
        <w:rPr>
          <w:sz w:val="24"/>
          <w:szCs w:val="24"/>
        </w:rPr>
        <w:t xml:space="preserve"> and </w:t>
      </w:r>
      <w:r w:rsidR="0083730B" w:rsidRPr="00E04D64">
        <w:rPr>
          <w:sz w:val="24"/>
          <w:szCs w:val="24"/>
        </w:rPr>
        <w:t>2.2 Ns/m</w:t>
      </w:r>
      <w:r w:rsidR="00D31044" w:rsidRPr="00E04D64">
        <w:rPr>
          <w:sz w:val="24"/>
          <w:szCs w:val="24"/>
        </w:rPr>
        <w:t>, respectively</w:t>
      </w:r>
      <w:r w:rsidR="0083730B" w:rsidRPr="00E04D64">
        <w:rPr>
          <w:sz w:val="24"/>
          <w:szCs w:val="24"/>
        </w:rPr>
        <w:t xml:space="preserve">. </w:t>
      </w:r>
      <w:r w:rsidR="00FA6057" w:rsidRPr="00E04D64">
        <w:rPr>
          <w:sz w:val="24"/>
          <w:szCs w:val="24"/>
        </w:rPr>
        <w:t>Moreover, the cluster</w:t>
      </w:r>
      <w:r w:rsidR="00D52B1A" w:rsidRPr="00E04D64">
        <w:rPr>
          <w:sz w:val="24"/>
          <w:szCs w:val="24"/>
        </w:rPr>
        <w:t>s</w:t>
      </w:r>
      <w:r w:rsidR="00FA6057" w:rsidRPr="00E04D64">
        <w:rPr>
          <w:sz w:val="24"/>
          <w:szCs w:val="24"/>
        </w:rPr>
        <w:t xml:space="preserve"> of performances were significant</w:t>
      </w:r>
      <w:r w:rsidR="00D52B1A" w:rsidRPr="00E04D64">
        <w:rPr>
          <w:sz w:val="24"/>
          <w:szCs w:val="24"/>
        </w:rPr>
        <w:t>ly different</w:t>
      </w:r>
      <w:r w:rsidR="00FA6057" w:rsidRPr="00E04D64">
        <w:rPr>
          <w:sz w:val="24"/>
          <w:szCs w:val="24"/>
        </w:rPr>
        <w:t xml:space="preserve"> for the couples </w:t>
      </w:r>
      <w:commentRangeStart w:id="33"/>
      <w:r w:rsidR="00FA6057" w:rsidRPr="00E04D64">
        <w:rPr>
          <w:sz w:val="24"/>
          <w:szCs w:val="24"/>
        </w:rPr>
        <w:t>(</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oMath>
      <w:r w:rsidR="00FA6057" w:rsidRPr="00E04D64">
        <w:rPr>
          <w:sz w:val="24"/>
          <w:szCs w:val="24"/>
        </w:rPr>
        <w:t>)</w:t>
      </w:r>
      <w:commentRangeEnd w:id="33"/>
      <w:r w:rsidR="00694C1F" w:rsidRPr="00E04D64">
        <w:rPr>
          <w:rStyle w:val="Marquedecommentaire"/>
          <w:sz w:val="24"/>
          <w:szCs w:val="24"/>
        </w:rPr>
        <w:commentReference w:id="33"/>
      </w:r>
      <w:r w:rsidR="00FA6057" w:rsidRPr="00E04D64">
        <w:rPr>
          <w:sz w:val="24"/>
          <w:szCs w:val="24"/>
        </w:rPr>
        <w:t xml:space="preserve"> and </w:t>
      </w:r>
      <w:commentRangeStart w:id="34"/>
      <w:r w:rsidR="00FA6057" w:rsidRPr="00E04D64">
        <w:rPr>
          <w:sz w:val="24"/>
          <w:szCs w:val="24"/>
        </w:rPr>
        <w:t>(</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00FA6057" w:rsidRPr="00E04D64">
        <w:rPr>
          <w:sz w:val="24"/>
          <w:szCs w:val="24"/>
        </w:rPr>
        <w:t>)</w:t>
      </w:r>
      <w:commentRangeEnd w:id="34"/>
      <w:r w:rsidR="00694C1F" w:rsidRPr="00E04D64">
        <w:rPr>
          <w:rStyle w:val="Marquedecommentaire"/>
          <w:sz w:val="24"/>
          <w:szCs w:val="24"/>
        </w:rPr>
        <w:commentReference w:id="34"/>
      </w:r>
      <w:r w:rsidR="00FA6057" w:rsidRPr="00E04D64">
        <w:rPr>
          <w:sz w:val="24"/>
          <w:szCs w:val="24"/>
        </w:rPr>
        <w:t>.</w:t>
      </w:r>
      <w:r w:rsidR="00EC512D" w:rsidRPr="00E04D64">
        <w:rPr>
          <w:sz w:val="24"/>
          <w:szCs w:val="24"/>
        </w:rPr>
        <w:t xml:space="preserve"> </w:t>
      </w:r>
      <w:r w:rsidR="002D3E78" w:rsidRPr="00E04D64">
        <w:rPr>
          <w:sz w:val="24"/>
          <w:szCs w:val="24"/>
        </w:rPr>
        <w:t xml:space="preserve">All damping values were bounded between 3.5 Ns/m and 17.5 Ns/m. </w:t>
      </w:r>
      <w:r w:rsidR="00EC512D" w:rsidRPr="00E04D64">
        <w:rPr>
          <w:sz w:val="24"/>
          <w:szCs w:val="24"/>
        </w:rPr>
        <w:t xml:space="preserve">The cyclic behavior of the damping </w:t>
      </w:r>
      <w:proofErr w:type="gramStart"/>
      <w:r w:rsidR="00EC512D" w:rsidRPr="00E04D64">
        <w:rPr>
          <w:sz w:val="24"/>
          <w:szCs w:val="24"/>
        </w:rPr>
        <w:t>is shown</w:t>
      </w:r>
      <w:proofErr w:type="gramEnd"/>
      <w:r w:rsidR="00EC512D" w:rsidRPr="00E04D64">
        <w:rPr>
          <w:sz w:val="24"/>
          <w:szCs w:val="24"/>
        </w:rPr>
        <w:t xml:space="preserve"> </w:t>
      </w:r>
      <w:r w:rsidR="00F26BDE" w:rsidRPr="00E04D64">
        <w:rPr>
          <w:sz w:val="24"/>
          <w:szCs w:val="24"/>
        </w:rPr>
        <w:t>in</w:t>
      </w:r>
      <w:r w:rsidR="00EC512D" w:rsidRPr="00E04D64">
        <w:rPr>
          <w:sz w:val="24"/>
          <w:szCs w:val="24"/>
        </w:rPr>
        <w:t xml:space="preserve"> </w:t>
      </w:r>
      <w:r w:rsidR="00DD72BC" w:rsidRPr="00E04D64">
        <w:rPr>
          <w:sz w:val="24"/>
          <w:szCs w:val="24"/>
        </w:rPr>
        <w:fldChar w:fldCharType="begin"/>
      </w:r>
      <w:r w:rsidR="00DD72BC" w:rsidRPr="00E04D64">
        <w:rPr>
          <w:sz w:val="24"/>
          <w:szCs w:val="24"/>
        </w:rPr>
        <w:instrText xml:space="preserve"> REF _Ref98488349 \h </w:instrText>
      </w:r>
      <w:r w:rsidR="00E04D64">
        <w:rPr>
          <w:sz w:val="24"/>
          <w:szCs w:val="24"/>
        </w:rPr>
        <w:instrText xml:space="preserve"> \* MERGEFORMAT </w:instrText>
      </w:r>
      <w:r w:rsidR="00DD72BC" w:rsidRPr="00E04D64">
        <w:rPr>
          <w:sz w:val="24"/>
          <w:szCs w:val="24"/>
        </w:rPr>
      </w:r>
      <w:r w:rsidR="00DD72BC" w:rsidRPr="00E04D64">
        <w:rPr>
          <w:sz w:val="24"/>
          <w:szCs w:val="24"/>
        </w:rPr>
        <w:fldChar w:fldCharType="separate"/>
      </w:r>
      <w:r w:rsidR="002C0722" w:rsidRPr="002C0722">
        <w:rPr>
          <w:sz w:val="24"/>
          <w:szCs w:val="24"/>
        </w:rPr>
        <w:t xml:space="preserve">Figure </w:t>
      </w:r>
      <w:r w:rsidR="002C0722" w:rsidRPr="002C0722">
        <w:rPr>
          <w:noProof/>
          <w:sz w:val="24"/>
          <w:szCs w:val="24"/>
        </w:rPr>
        <w:t>8</w:t>
      </w:r>
      <w:r w:rsidR="00DD72BC" w:rsidRPr="00E04D64">
        <w:rPr>
          <w:sz w:val="24"/>
          <w:szCs w:val="24"/>
        </w:rPr>
        <w:fldChar w:fldCharType="end"/>
      </w:r>
      <w:r w:rsidR="004F234F" w:rsidRPr="00E04D64">
        <w:rPr>
          <w:sz w:val="24"/>
          <w:szCs w:val="24"/>
        </w:rPr>
        <w:t>b</w:t>
      </w:r>
      <w:r w:rsidR="00EC512D" w:rsidRPr="00E04D64">
        <w:rPr>
          <w:sz w:val="24"/>
          <w:szCs w:val="24"/>
        </w:rPr>
        <w:t>.</w:t>
      </w:r>
    </w:p>
    <w:p w14:paraId="6DAE3BAA" w14:textId="77F22D06" w:rsidR="00D12454" w:rsidRPr="00E04D64" w:rsidRDefault="00D12454" w:rsidP="00E04D64">
      <w:pPr>
        <w:pStyle w:val="Corpsdetexte"/>
        <w:spacing w:before="111" w:line="360" w:lineRule="auto"/>
        <w:ind w:left="142"/>
        <w:jc w:val="both"/>
        <w:rPr>
          <w:sz w:val="24"/>
          <w:szCs w:val="24"/>
        </w:rPr>
      </w:pPr>
      <w:r w:rsidRPr="00E04D64">
        <w:rPr>
          <w:sz w:val="24"/>
          <w:szCs w:val="24"/>
        </w:rPr>
        <w:t xml:space="preserve">The mixed ANOVA about the </w:t>
      </w:r>
      <w:r w:rsidR="00E15D95" w:rsidRPr="00E04D64">
        <w:rPr>
          <w:sz w:val="24"/>
          <w:szCs w:val="24"/>
        </w:rPr>
        <w:t>apparent mass</w:t>
      </w:r>
      <w:r w:rsidR="00C611DA" w:rsidRPr="00E04D64">
        <w:rPr>
          <w:sz w:val="24"/>
          <w:szCs w:val="24"/>
        </w:rPr>
        <w:t xml:space="preserve"> used Huynh-</w:t>
      </w:r>
      <w:proofErr w:type="spellStart"/>
      <w:r w:rsidR="00C611DA" w:rsidRPr="00E04D64">
        <w:rPr>
          <w:sz w:val="24"/>
          <w:szCs w:val="24"/>
        </w:rPr>
        <w:t>Feldt</w:t>
      </w:r>
      <w:r w:rsidR="006249CD" w:rsidRPr="00E04D64">
        <w:rPr>
          <w:sz w:val="24"/>
          <w:szCs w:val="24"/>
        </w:rPr>
        <w:t>’s</w:t>
      </w:r>
      <w:proofErr w:type="spellEnd"/>
      <w:r w:rsidR="00D31044" w:rsidRPr="00E04D64">
        <w:rPr>
          <w:sz w:val="24"/>
          <w:szCs w:val="24"/>
        </w:rPr>
        <w:t xml:space="preserve"> (1976) correction</w:t>
      </w:r>
      <w:r w:rsidR="00C611DA" w:rsidRPr="00E04D64">
        <w:rPr>
          <w:sz w:val="24"/>
          <w:szCs w:val="24"/>
        </w:rPr>
        <w:t xml:space="preserve"> because the </w:t>
      </w:r>
      <w:proofErr w:type="spellStart"/>
      <w:r w:rsidR="00C611DA" w:rsidRPr="00E04D64">
        <w:rPr>
          <w:sz w:val="24"/>
          <w:szCs w:val="24"/>
        </w:rPr>
        <w:lastRenderedPageBreak/>
        <w:t>sphericity</w:t>
      </w:r>
      <w:proofErr w:type="spellEnd"/>
      <w:r w:rsidR="00C611DA" w:rsidRPr="00E04D64">
        <w:rPr>
          <w:sz w:val="24"/>
          <w:szCs w:val="24"/>
        </w:rPr>
        <w:t xml:space="preserve"> assumption was violated (p&lt;0.05).</w:t>
      </w:r>
      <w:r w:rsidRPr="00E04D64">
        <w:rPr>
          <w:sz w:val="24"/>
          <w:szCs w:val="24"/>
        </w:rPr>
        <w:t xml:space="preserve"> </w:t>
      </w:r>
      <w:r w:rsidR="00C611DA" w:rsidRPr="00E04D64">
        <w:rPr>
          <w:sz w:val="24"/>
          <w:szCs w:val="24"/>
        </w:rPr>
        <w:t xml:space="preserve">It </w:t>
      </w:r>
      <w:r w:rsidRPr="00E04D64">
        <w:rPr>
          <w:sz w:val="24"/>
          <w:szCs w:val="24"/>
        </w:rPr>
        <w:t xml:space="preserve">revealed a significant effect of the main </w:t>
      </w:r>
      <w:proofErr w:type="gramStart"/>
      <w:r w:rsidRPr="00E04D64">
        <w:rPr>
          <w:sz w:val="24"/>
          <w:szCs w:val="24"/>
        </w:rPr>
        <w:t xml:space="preserve">factor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1.5,41.3</m:t>
            </m:r>
          </m:e>
        </m:d>
        <m:r>
          <w:rPr>
            <w:rFonts w:ascii="Cambria Math" w:hAnsi="Cambria Math"/>
            <w:sz w:val="24"/>
            <w:szCs w:val="24"/>
          </w:rPr>
          <m:t xml:space="preserve">=16.2,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=0.063</m:t>
        </m:r>
      </m:oMath>
      <w:r w:rsidRPr="00E04D64">
        <w:rPr>
          <w:sz w:val="24"/>
          <w:szCs w:val="24"/>
        </w:rPr>
        <w:t xml:space="preserve">. Neither the effect of performances </w:t>
      </w:r>
      <w:commentRangeStart w:id="35"/>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35"/>
        <m:r>
          <m:rPr>
            <m:sty m:val="p"/>
          </m:rPr>
          <w:rPr>
            <w:rStyle w:val="Marquedecommentaire"/>
            <w:sz w:val="24"/>
            <w:szCs w:val="24"/>
          </w:rPr>
          <w:commentReference w:id="35"/>
        </m:r>
      </m:oMath>
      <w:r w:rsidR="00694C1F" w:rsidRPr="00E04D64">
        <w:rPr>
          <w:sz w:val="24"/>
          <w:szCs w:val="24"/>
        </w:rPr>
        <w:t xml:space="preserve"> nor the </w:t>
      </w:r>
      <w:commentRangeStart w:id="36"/>
      <w:r w:rsidR="00694C1F" w:rsidRPr="00E04D64">
        <w:rPr>
          <w:sz w:val="24"/>
          <w:szCs w:val="24"/>
        </w:rPr>
        <w:t>interaction</w:t>
      </w:r>
      <w:r w:rsidRPr="00E04D64">
        <w:rPr>
          <w:sz w:val="24"/>
          <w:szCs w:val="24"/>
        </w:rPr>
        <w:t xml:space="preserve"> </w:t>
      </w:r>
      <w:commentRangeEnd w:id="36"/>
      <w:r w:rsidR="00694C1F" w:rsidRPr="00E04D64">
        <w:rPr>
          <w:rStyle w:val="Marquedecommentaire"/>
          <w:sz w:val="24"/>
          <w:szCs w:val="24"/>
        </w:rPr>
        <w:commentReference w:id="36"/>
      </w:r>
      <w:r w:rsidR="006249CD" w:rsidRPr="00E04D64">
        <w:rPr>
          <w:sz w:val="24"/>
          <w:szCs w:val="24"/>
        </w:rPr>
        <w:t>was</w:t>
      </w:r>
      <w:r w:rsidRPr="00E04D64">
        <w:rPr>
          <w:sz w:val="24"/>
          <w:szCs w:val="24"/>
        </w:rPr>
        <w:t xml:space="preserve"> significant. </w:t>
      </w:r>
      <w:r w:rsidR="00694C1F" w:rsidRPr="00E04D64">
        <w:rPr>
          <w:sz w:val="24"/>
          <w:szCs w:val="24"/>
        </w:rPr>
        <w:t>The p</w:t>
      </w:r>
      <w:r w:rsidRPr="00E04D64">
        <w:rPr>
          <w:sz w:val="24"/>
          <w:szCs w:val="24"/>
        </w:rPr>
        <w:t xml:space="preserve">ost-analysis indicated that the variations were significant for the couples </w:t>
      </w:r>
      <w:commentRangeStart w:id="37"/>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37"/>
      <w:r w:rsidR="00F63045" w:rsidRPr="00E04D64">
        <w:rPr>
          <w:rStyle w:val="Marquedecommentaire"/>
          <w:sz w:val="24"/>
          <w:szCs w:val="24"/>
        </w:rPr>
        <w:commentReference w:id="37"/>
      </w:r>
      <w:r w:rsidRPr="00E04D64">
        <w:rPr>
          <w:sz w:val="24"/>
          <w:szCs w:val="24"/>
        </w:rPr>
        <w:t xml:space="preserve">, with an average difference of </w:t>
      </w:r>
      <w:r w:rsidR="00F663AC" w:rsidRPr="00E04D64">
        <w:rPr>
          <w:sz w:val="24"/>
          <w:szCs w:val="24"/>
        </w:rPr>
        <w:t>71</w:t>
      </w:r>
      <w:r w:rsidRPr="00E04D64">
        <w:rPr>
          <w:sz w:val="24"/>
          <w:szCs w:val="24"/>
        </w:rPr>
        <w:t xml:space="preserve"> </w:t>
      </w:r>
      <w:r w:rsidR="00E15D95" w:rsidRPr="00E04D64">
        <w:rPr>
          <w:sz w:val="24"/>
          <w:szCs w:val="24"/>
        </w:rPr>
        <w:t>g</w:t>
      </w:r>
      <w:r w:rsidRPr="00E04D64">
        <w:rPr>
          <w:sz w:val="24"/>
          <w:szCs w:val="24"/>
        </w:rPr>
        <w:t xml:space="preserve">, and </w:t>
      </w:r>
      <w:commentRangeStart w:id="38"/>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w:t>
      </w:r>
      <w:commentRangeEnd w:id="38"/>
      <w:r w:rsidR="00F63045" w:rsidRPr="00E04D64">
        <w:rPr>
          <w:rStyle w:val="Marquedecommentaire"/>
          <w:sz w:val="24"/>
          <w:szCs w:val="24"/>
        </w:rPr>
        <w:commentReference w:id="38"/>
      </w:r>
      <w:r w:rsidRPr="00E04D64">
        <w:rPr>
          <w:sz w:val="24"/>
          <w:szCs w:val="24"/>
        </w:rPr>
        <w:t xml:space="preserve">, with an average difference of </w:t>
      </w:r>
      <w:r w:rsidR="00E15D95" w:rsidRPr="00E04D64">
        <w:rPr>
          <w:sz w:val="24"/>
          <w:szCs w:val="24"/>
        </w:rPr>
        <w:t>6</w:t>
      </w:r>
      <w:r w:rsidR="00F663AC" w:rsidRPr="00E04D64">
        <w:rPr>
          <w:sz w:val="24"/>
          <w:szCs w:val="24"/>
        </w:rPr>
        <w:t>7</w:t>
      </w:r>
      <w:r w:rsidRPr="00E04D64">
        <w:rPr>
          <w:sz w:val="24"/>
          <w:szCs w:val="24"/>
        </w:rPr>
        <w:t xml:space="preserve"> </w:t>
      </w:r>
      <w:r w:rsidR="00E15D95" w:rsidRPr="00E04D64">
        <w:rPr>
          <w:sz w:val="24"/>
          <w:szCs w:val="24"/>
        </w:rPr>
        <w:t>g</w:t>
      </w:r>
      <w:r w:rsidRPr="00E04D64">
        <w:rPr>
          <w:sz w:val="24"/>
          <w:szCs w:val="24"/>
        </w:rPr>
        <w:t xml:space="preserve">. </w:t>
      </w:r>
      <w:r w:rsidR="00FD04A4" w:rsidRPr="00E04D64">
        <w:rPr>
          <w:sz w:val="24"/>
          <w:szCs w:val="24"/>
        </w:rPr>
        <w:t xml:space="preserve">All mass values </w:t>
      </w:r>
      <w:proofErr w:type="gramStart"/>
      <w:r w:rsidR="00FD04A4" w:rsidRPr="00E04D64">
        <w:rPr>
          <w:sz w:val="24"/>
          <w:szCs w:val="24"/>
        </w:rPr>
        <w:t>were bounded</w:t>
      </w:r>
      <w:proofErr w:type="gramEnd"/>
      <w:r w:rsidR="00FD04A4" w:rsidRPr="00E04D64">
        <w:rPr>
          <w:sz w:val="24"/>
          <w:szCs w:val="24"/>
        </w:rPr>
        <w:t xml:space="preserve"> between 227 g and 815 g. </w:t>
      </w:r>
      <w:r w:rsidR="00E15D95" w:rsidRPr="00E04D64">
        <w:rPr>
          <w:sz w:val="24"/>
          <w:szCs w:val="24"/>
        </w:rPr>
        <w:t xml:space="preserve">The cyclic behavior of the mass </w:t>
      </w:r>
      <w:proofErr w:type="gramStart"/>
      <w:r w:rsidR="00E15D95" w:rsidRPr="00E04D64">
        <w:rPr>
          <w:sz w:val="24"/>
          <w:szCs w:val="24"/>
        </w:rPr>
        <w:t>is shown</w:t>
      </w:r>
      <w:proofErr w:type="gramEnd"/>
      <w:r w:rsidR="00E15D95" w:rsidRPr="00E04D64">
        <w:rPr>
          <w:sz w:val="24"/>
          <w:szCs w:val="24"/>
        </w:rPr>
        <w:t xml:space="preserve"> </w:t>
      </w:r>
      <w:r w:rsidR="00F26BDE" w:rsidRPr="00E04D64">
        <w:rPr>
          <w:sz w:val="24"/>
          <w:szCs w:val="24"/>
        </w:rPr>
        <w:t>in</w:t>
      </w:r>
      <w:r w:rsidR="00E15D95" w:rsidRPr="00E04D64">
        <w:rPr>
          <w:sz w:val="24"/>
          <w:szCs w:val="24"/>
        </w:rPr>
        <w:t xml:space="preserve"> </w:t>
      </w:r>
      <w:r w:rsidR="00DD72BC" w:rsidRPr="00E04D64">
        <w:rPr>
          <w:sz w:val="24"/>
          <w:szCs w:val="24"/>
        </w:rPr>
        <w:fldChar w:fldCharType="begin"/>
      </w:r>
      <w:r w:rsidR="00DD72BC" w:rsidRPr="00E04D64">
        <w:rPr>
          <w:sz w:val="24"/>
          <w:szCs w:val="24"/>
        </w:rPr>
        <w:instrText xml:space="preserve"> REF _Ref98488349 \h </w:instrText>
      </w:r>
      <w:r w:rsidR="00E04D64">
        <w:rPr>
          <w:sz w:val="24"/>
          <w:szCs w:val="24"/>
        </w:rPr>
        <w:instrText xml:space="preserve"> \* MERGEFORMAT </w:instrText>
      </w:r>
      <w:r w:rsidR="00DD72BC" w:rsidRPr="00E04D64">
        <w:rPr>
          <w:sz w:val="24"/>
          <w:szCs w:val="24"/>
        </w:rPr>
      </w:r>
      <w:r w:rsidR="00DD72BC" w:rsidRPr="00E04D64">
        <w:rPr>
          <w:sz w:val="24"/>
          <w:szCs w:val="24"/>
        </w:rPr>
        <w:fldChar w:fldCharType="separate"/>
      </w:r>
      <w:r w:rsidR="002C0722" w:rsidRPr="002C0722">
        <w:rPr>
          <w:sz w:val="24"/>
          <w:szCs w:val="24"/>
        </w:rPr>
        <w:t xml:space="preserve">Figure </w:t>
      </w:r>
      <w:r w:rsidR="002C0722" w:rsidRPr="002C0722">
        <w:rPr>
          <w:noProof/>
          <w:sz w:val="24"/>
          <w:szCs w:val="24"/>
        </w:rPr>
        <w:t>8</w:t>
      </w:r>
      <w:r w:rsidR="00DD72BC" w:rsidRPr="00E04D64">
        <w:rPr>
          <w:sz w:val="24"/>
          <w:szCs w:val="24"/>
        </w:rPr>
        <w:fldChar w:fldCharType="end"/>
      </w:r>
      <w:r w:rsidR="004F234F" w:rsidRPr="00E04D64">
        <w:rPr>
          <w:sz w:val="24"/>
          <w:szCs w:val="24"/>
        </w:rPr>
        <w:t>c</w:t>
      </w:r>
      <w:r w:rsidR="00E15D95" w:rsidRPr="00E04D64">
        <w:rPr>
          <w:sz w:val="24"/>
          <w:szCs w:val="24"/>
        </w:rPr>
        <w:t>.</w:t>
      </w:r>
    </w:p>
    <w:p w14:paraId="5033DEC5" w14:textId="71C746E0" w:rsidR="00655881" w:rsidRPr="00877DE4" w:rsidRDefault="00DD72BC" w:rsidP="00E04D64">
      <w:pPr>
        <w:pStyle w:val="Lgende"/>
        <w:spacing w:line="360" w:lineRule="auto"/>
        <w:jc w:val="center"/>
        <w:rPr>
          <w:i w:val="0"/>
          <w:sz w:val="28"/>
          <w:szCs w:val="24"/>
        </w:rPr>
      </w:pPr>
      <w:bookmarkStart w:id="39" w:name="_Ref98488349"/>
      <w:r w:rsidRPr="00877DE4">
        <w:rPr>
          <w:i w:val="0"/>
          <w:sz w:val="28"/>
          <w:szCs w:val="24"/>
        </w:rPr>
        <w:t xml:space="preserve">Figure </w:t>
      </w:r>
      <w:r w:rsidR="00027818" w:rsidRPr="00877DE4">
        <w:rPr>
          <w:i w:val="0"/>
          <w:sz w:val="28"/>
          <w:szCs w:val="24"/>
        </w:rPr>
        <w:fldChar w:fldCharType="begin"/>
      </w:r>
      <w:r w:rsidR="00027818" w:rsidRPr="00877DE4">
        <w:rPr>
          <w:i w:val="0"/>
          <w:sz w:val="28"/>
          <w:szCs w:val="24"/>
        </w:rPr>
        <w:instrText xml:space="preserve"> SEQ Figure \* ARABIC </w:instrText>
      </w:r>
      <w:r w:rsidR="00027818" w:rsidRPr="00877DE4">
        <w:rPr>
          <w:i w:val="0"/>
          <w:sz w:val="28"/>
          <w:szCs w:val="24"/>
        </w:rPr>
        <w:fldChar w:fldCharType="separate"/>
      </w:r>
      <w:r w:rsidR="002C0722">
        <w:rPr>
          <w:i w:val="0"/>
          <w:noProof/>
          <w:sz w:val="28"/>
          <w:szCs w:val="24"/>
        </w:rPr>
        <w:t>8</w:t>
      </w:r>
      <w:r w:rsidR="00027818" w:rsidRPr="00877DE4">
        <w:rPr>
          <w:i w:val="0"/>
          <w:noProof/>
          <w:sz w:val="28"/>
          <w:szCs w:val="24"/>
        </w:rPr>
        <w:fldChar w:fldCharType="end"/>
      </w:r>
      <w:bookmarkEnd w:id="39"/>
      <w:r w:rsidR="00877DE4" w:rsidRPr="00877DE4">
        <w:rPr>
          <w:i w:val="0"/>
          <w:sz w:val="28"/>
          <w:szCs w:val="24"/>
        </w:rPr>
        <w:t xml:space="preserve"> </w:t>
      </w:r>
      <w:r w:rsidR="000E05A1">
        <w:rPr>
          <w:i w:val="0"/>
          <w:sz w:val="28"/>
          <w:szCs w:val="24"/>
        </w:rPr>
        <w:t>T</w:t>
      </w:r>
      <w:r w:rsidR="00877DE4" w:rsidRPr="00877DE4">
        <w:rPr>
          <w:i w:val="0"/>
          <w:sz w:val="28"/>
          <w:szCs w:val="24"/>
        </w:rPr>
        <w:t>HERE</w:t>
      </w:r>
    </w:p>
    <w:p w14:paraId="3EFA5CE7" w14:textId="2CB31837" w:rsidR="005F72DC" w:rsidRPr="00E04D64" w:rsidRDefault="005F72DC" w:rsidP="00E04D64">
      <w:pPr>
        <w:pStyle w:val="Corpsdetexte"/>
        <w:spacing w:before="111" w:line="360" w:lineRule="auto"/>
        <w:ind w:left="142"/>
        <w:jc w:val="both"/>
        <w:rPr>
          <w:sz w:val="24"/>
          <w:szCs w:val="24"/>
        </w:rPr>
      </w:pPr>
      <w:r w:rsidRPr="00E04D64">
        <w:rPr>
          <w:sz w:val="24"/>
          <w:szCs w:val="24"/>
        </w:rPr>
        <w:t>The mixed ANOVA about</w:t>
      </w:r>
      <w:r w:rsidR="001707D4" w:rsidRPr="00E04D64">
        <w:rPr>
          <w:sz w:val="24"/>
          <w:szCs w:val="24"/>
        </w:rPr>
        <w:t xml:space="preserve"> the</w:t>
      </w:r>
      <w:r w:rsidRPr="00E04D64">
        <w:rPr>
          <w:sz w:val="24"/>
          <w:szCs w:val="24"/>
        </w:rPr>
        <w:t xml:space="preserve"> </w:t>
      </w:r>
      <w:r w:rsidR="00CA2685" w:rsidRPr="00E04D64">
        <w:rPr>
          <w:sz w:val="24"/>
          <w:szCs w:val="24"/>
        </w:rPr>
        <w:t>coefficient</w:t>
      </w:r>
      <w:r w:rsidR="001707D4" w:rsidRPr="00E04D64">
        <w:rPr>
          <w:sz w:val="24"/>
          <w:szCs w:val="24"/>
        </w:rPr>
        <w:t>s</w:t>
      </w:r>
      <w:r w:rsidR="00CA2685" w:rsidRPr="00E04D64">
        <w:rPr>
          <w:sz w:val="24"/>
          <w:szCs w:val="24"/>
        </w:rPr>
        <w:t xml:space="preserve"> of determination</w:t>
      </w:r>
      <w:r w:rsidRPr="00E04D64">
        <w:rPr>
          <w:sz w:val="24"/>
          <w:szCs w:val="24"/>
        </w:rPr>
        <w:t xml:space="preserve"> </w:t>
      </w:r>
      <w:r w:rsidR="00994E3C" w:rsidRPr="00E04D64">
        <w:rPr>
          <w:sz w:val="24"/>
          <w:szCs w:val="24"/>
        </w:rPr>
        <w:t>used Huynh-Feld</w:t>
      </w:r>
      <w:r w:rsidR="00821B90" w:rsidRPr="00E04D64">
        <w:rPr>
          <w:sz w:val="24"/>
          <w:szCs w:val="24"/>
        </w:rPr>
        <w:t>’s</w:t>
      </w:r>
      <w:r w:rsidR="00994E3C" w:rsidRPr="00E04D64">
        <w:rPr>
          <w:sz w:val="24"/>
          <w:szCs w:val="24"/>
        </w:rPr>
        <w:t xml:space="preserve"> correction since the </w:t>
      </w:r>
      <w:proofErr w:type="spellStart"/>
      <w:r w:rsidR="00994E3C" w:rsidRPr="00E04D64">
        <w:rPr>
          <w:sz w:val="24"/>
          <w:szCs w:val="24"/>
        </w:rPr>
        <w:t>sphericity</w:t>
      </w:r>
      <w:proofErr w:type="spellEnd"/>
      <w:r w:rsidR="00994E3C" w:rsidRPr="00E04D64">
        <w:rPr>
          <w:sz w:val="24"/>
          <w:szCs w:val="24"/>
        </w:rPr>
        <w:t xml:space="preserve"> assumption was violated (p&lt;0.05). It </w:t>
      </w:r>
      <w:r w:rsidRPr="00E04D64">
        <w:rPr>
          <w:sz w:val="24"/>
          <w:szCs w:val="24"/>
        </w:rPr>
        <w:t xml:space="preserve">revealed a significant effect of the main </w:t>
      </w:r>
      <w:proofErr w:type="gramStart"/>
      <w:r w:rsidRPr="00E04D64">
        <w:rPr>
          <w:sz w:val="24"/>
          <w:szCs w:val="24"/>
        </w:rPr>
        <w:t xml:space="preserve">factor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1.6,45.9</m:t>
            </m:r>
          </m:e>
        </m:d>
        <m:r>
          <w:rPr>
            <w:rFonts w:ascii="Cambria Math" w:hAnsi="Cambria Math"/>
            <w:sz w:val="24"/>
            <w:szCs w:val="24"/>
          </w:rPr>
          <m:t xml:space="preserve">=31.1,  p&lt;0.001,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=0.302</m:t>
        </m:r>
      </m:oMath>
      <w:r w:rsidR="00994E3C" w:rsidRPr="00E04D64">
        <w:rPr>
          <w:sz w:val="24"/>
          <w:szCs w:val="24"/>
        </w:rPr>
        <w:t>. Neith</w:t>
      </w:r>
      <w:proofErr w:type="spellStart"/>
      <w:r w:rsidR="00994E3C" w:rsidRPr="00E04D64">
        <w:rPr>
          <w:sz w:val="24"/>
          <w:szCs w:val="24"/>
        </w:rPr>
        <w:t>er</w:t>
      </w:r>
      <w:proofErr w:type="spellEnd"/>
      <w:r w:rsidR="00994E3C" w:rsidRPr="00E04D64">
        <w:rPr>
          <w:sz w:val="24"/>
          <w:szCs w:val="24"/>
        </w:rPr>
        <w:t xml:space="preserve"> the effect of </w:t>
      </w:r>
      <w:commentRangeStart w:id="40"/>
      <w:r w:rsidR="00994E3C" w:rsidRPr="00E04D64">
        <w:rPr>
          <w:sz w:val="24"/>
          <w:szCs w:val="24"/>
        </w:rPr>
        <w:t xml:space="preserve">performances </w:t>
      </w:r>
      <w:commentRangeEnd w:id="40"/>
      <w:r w:rsidR="00C800AC" w:rsidRPr="00E04D64">
        <w:rPr>
          <w:rStyle w:val="Marquedecommentaire"/>
          <w:sz w:val="24"/>
          <w:szCs w:val="24"/>
        </w:rPr>
        <w:commentReference w:id="40"/>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00994E3C" w:rsidRPr="00E04D64">
        <w:rPr>
          <w:sz w:val="24"/>
          <w:szCs w:val="24"/>
        </w:rPr>
        <w:t xml:space="preserve"> nor the </w:t>
      </w:r>
      <w:commentRangeStart w:id="41"/>
      <w:r w:rsidR="00994E3C" w:rsidRPr="00E04D64">
        <w:rPr>
          <w:sz w:val="24"/>
          <w:szCs w:val="24"/>
        </w:rPr>
        <w:t xml:space="preserve">interaction </w:t>
      </w:r>
      <w:commentRangeEnd w:id="41"/>
      <w:r w:rsidR="00C800AC" w:rsidRPr="00E04D64">
        <w:rPr>
          <w:rStyle w:val="Marquedecommentaire"/>
          <w:sz w:val="24"/>
          <w:szCs w:val="24"/>
        </w:rPr>
        <w:commentReference w:id="41"/>
      </w:r>
      <w:r w:rsidR="00821B90" w:rsidRPr="00E04D64">
        <w:rPr>
          <w:sz w:val="24"/>
          <w:szCs w:val="24"/>
        </w:rPr>
        <w:t>was</w:t>
      </w:r>
      <w:r w:rsidR="00994E3C" w:rsidRPr="00E04D64">
        <w:rPr>
          <w:sz w:val="24"/>
          <w:szCs w:val="24"/>
        </w:rPr>
        <w:t xml:space="preserve"> significant.</w:t>
      </w:r>
      <w:r w:rsidR="00CA53D0" w:rsidRPr="00E04D64">
        <w:rPr>
          <w:sz w:val="24"/>
          <w:szCs w:val="24"/>
        </w:rPr>
        <w:t xml:space="preserve"> </w:t>
      </w:r>
      <w:r w:rsidR="00C800AC" w:rsidRPr="00E04D64">
        <w:rPr>
          <w:sz w:val="24"/>
          <w:szCs w:val="24"/>
        </w:rPr>
        <w:t>The p</w:t>
      </w:r>
      <w:r w:rsidR="00CA53D0" w:rsidRPr="00E04D64">
        <w:rPr>
          <w:sz w:val="24"/>
          <w:szCs w:val="24"/>
        </w:rPr>
        <w:t>ost-</w:t>
      </w:r>
      <w:r w:rsidR="00EB2935" w:rsidRPr="00E04D64">
        <w:rPr>
          <w:sz w:val="24"/>
          <w:szCs w:val="24"/>
        </w:rPr>
        <w:t xml:space="preserve">hoc </w:t>
      </w:r>
      <w:r w:rsidR="00CA53D0" w:rsidRPr="00E04D64">
        <w:rPr>
          <w:sz w:val="24"/>
          <w:szCs w:val="24"/>
        </w:rPr>
        <w:t xml:space="preserve">analysis indicated that the variations were significant for the couples </w:t>
      </w:r>
      <w:commentRangeStart w:id="42"/>
      <w:r w:rsidR="00CA53D0"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CA53D0" w:rsidRPr="00E04D64">
        <w:rPr>
          <w:sz w:val="24"/>
          <w:szCs w:val="24"/>
        </w:rPr>
        <w:t>)</w:t>
      </w:r>
      <w:commentRangeEnd w:id="42"/>
      <w:r w:rsidR="00F3240F" w:rsidRPr="00E04D64">
        <w:rPr>
          <w:rStyle w:val="Marquedecommentaire"/>
          <w:sz w:val="24"/>
          <w:szCs w:val="24"/>
        </w:rPr>
        <w:commentReference w:id="42"/>
      </w:r>
      <w:r w:rsidR="00CA53D0" w:rsidRPr="00E04D64">
        <w:rPr>
          <w:sz w:val="24"/>
          <w:szCs w:val="24"/>
        </w:rPr>
        <w:t xml:space="preserve">, with an average difference of </w:t>
      </w:r>
      <w:r w:rsidR="003F7A97" w:rsidRPr="00E04D64">
        <w:rPr>
          <w:sz w:val="24"/>
          <w:szCs w:val="24"/>
        </w:rPr>
        <w:t>3.3</w:t>
      </w:r>
      <w:r w:rsidR="00CA53D0" w:rsidRPr="00E04D64">
        <w:rPr>
          <w:sz w:val="24"/>
          <w:szCs w:val="24"/>
        </w:rPr>
        <w:t xml:space="preserve">%, and </w:t>
      </w:r>
      <w:commentRangeStart w:id="43"/>
      <w:r w:rsidR="00CA53D0"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CA53D0" w:rsidRPr="00E04D64">
        <w:rPr>
          <w:sz w:val="24"/>
          <w:szCs w:val="24"/>
        </w:rPr>
        <w:t>)</w:t>
      </w:r>
      <w:commentRangeEnd w:id="43"/>
      <w:r w:rsidR="00F3240F" w:rsidRPr="00E04D64">
        <w:rPr>
          <w:rStyle w:val="Marquedecommentaire"/>
          <w:sz w:val="24"/>
          <w:szCs w:val="24"/>
        </w:rPr>
        <w:commentReference w:id="43"/>
      </w:r>
      <w:r w:rsidR="00CA53D0" w:rsidRPr="00E04D64">
        <w:rPr>
          <w:sz w:val="24"/>
          <w:szCs w:val="24"/>
        </w:rPr>
        <w:t xml:space="preserve">, with an average difference of 2.6%.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00CA53D0" w:rsidRPr="00E04D64">
        <w:rPr>
          <w:sz w:val="24"/>
          <w:szCs w:val="24"/>
        </w:rPr>
        <w:t xml:space="preserve"> had the lowest average score with </w:t>
      </w:r>
      <w:r w:rsidR="008802E4" w:rsidRPr="00E04D64">
        <w:rPr>
          <w:sz w:val="24"/>
          <w:szCs w:val="24"/>
        </w:rPr>
        <w:t>93.</w:t>
      </w:r>
      <w:r w:rsidR="003F7A97" w:rsidRPr="00E04D64">
        <w:rPr>
          <w:sz w:val="24"/>
          <w:szCs w:val="24"/>
        </w:rPr>
        <w:t>5</w:t>
      </w:r>
      <w:r w:rsidR="00CA53D0" w:rsidRPr="00E04D64">
        <w:rPr>
          <w:sz w:val="24"/>
          <w:szCs w:val="24"/>
        </w:rPr>
        <w:t>%</w:t>
      </w:r>
      <w:r w:rsidR="003F7A97" w:rsidRPr="00E04D64">
        <w:rPr>
          <w:sz w:val="24"/>
          <w:szCs w:val="24"/>
        </w:rPr>
        <w:t xml:space="preserve"> (+/-2.7%)</w:t>
      </w:r>
      <w:r w:rsidR="00CA53D0" w:rsidRPr="00E04D64">
        <w:rPr>
          <w:sz w:val="24"/>
          <w:szCs w:val="24"/>
        </w:rPr>
        <w:t xml:space="preserve">. </w:t>
      </w:r>
      <w:r w:rsidR="000315E8" w:rsidRPr="00E04D64">
        <w:rPr>
          <w:sz w:val="24"/>
          <w:szCs w:val="24"/>
        </w:rPr>
        <w:t>The minim</w:t>
      </w:r>
      <w:r w:rsidR="00CE10B3" w:rsidRPr="00E04D64">
        <w:rPr>
          <w:sz w:val="24"/>
          <w:szCs w:val="24"/>
        </w:rPr>
        <w:t>um</w:t>
      </w:r>
      <w:r w:rsidR="000315E8" w:rsidRPr="00E04D64">
        <w:rPr>
          <w:sz w:val="24"/>
          <w:szCs w:val="24"/>
        </w:rPr>
        <w:t xml:space="preserve"> users’ coefficient of determination (88.9%) </w:t>
      </w:r>
      <w:proofErr w:type="gramStart"/>
      <w:r w:rsidR="000315E8" w:rsidRPr="00E04D64">
        <w:rPr>
          <w:sz w:val="24"/>
          <w:szCs w:val="24"/>
        </w:rPr>
        <w:t>was obtained</w:t>
      </w:r>
      <w:proofErr w:type="gramEnd"/>
      <w:r w:rsidR="000315E8" w:rsidRPr="00E04D64">
        <w:rPr>
          <w:sz w:val="24"/>
          <w:szCs w:val="24"/>
        </w:rPr>
        <w:t xml:space="preserve"> at phase 1 and the maxim</w:t>
      </w:r>
      <w:r w:rsidR="00940ED3" w:rsidRPr="00E04D64">
        <w:rPr>
          <w:sz w:val="24"/>
          <w:szCs w:val="24"/>
        </w:rPr>
        <w:t>um</w:t>
      </w:r>
      <w:r w:rsidR="000315E8" w:rsidRPr="00E04D64">
        <w:rPr>
          <w:sz w:val="24"/>
          <w:szCs w:val="24"/>
        </w:rPr>
        <w:t xml:space="preserve"> (98.6%) at phase 3.</w:t>
      </w:r>
    </w:p>
    <w:p w14:paraId="371E9F67" w14:textId="46681110" w:rsidR="00DF7992" w:rsidRPr="00E04D64" w:rsidRDefault="00DF7992" w:rsidP="00E04D64">
      <w:pPr>
        <w:pStyle w:val="Corpsdetexte"/>
        <w:spacing w:before="111" w:line="360" w:lineRule="auto"/>
        <w:ind w:left="142"/>
        <w:jc w:val="both"/>
        <w:rPr>
          <w:sz w:val="24"/>
          <w:szCs w:val="24"/>
        </w:rPr>
      </w:pPr>
      <w:commentRangeStart w:id="44"/>
      <w:r w:rsidRPr="00E04D64">
        <w:rPr>
          <w:sz w:val="24"/>
          <w:szCs w:val="24"/>
        </w:rPr>
        <w:t xml:space="preserve">The factors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sidRPr="00E04D64">
        <w:rPr>
          <w:sz w:val="24"/>
          <w:szCs w:val="24"/>
        </w:rPr>
        <w:t xml:space="preserve"> were analyzed for each endpoint-impedance parameter notch interval (median 95% confidenc</w:t>
      </w:r>
      <w:r w:rsidR="00DF4C62">
        <w:rPr>
          <w:sz w:val="24"/>
          <w:szCs w:val="24"/>
        </w:rPr>
        <w:t>e interval) using mixed-design</w:t>
      </w:r>
      <w:r w:rsidRPr="00E04D64">
        <w:rPr>
          <w:sz w:val="24"/>
          <w:szCs w:val="24"/>
        </w:rPr>
        <w:t xml:space="preserve"> ANOVA (between: </w:t>
      </w:r>
      <w:proofErr w:type="gramStart"/>
      <w:r w:rsidRPr="00E04D64">
        <w:rPr>
          <w:sz w:val="24"/>
          <w:szCs w:val="24"/>
        </w:rPr>
        <w:t>3</w:t>
      </w:r>
      <w:proofErr w:type="gramEnd"/>
      <w:r w:rsidRPr="00E04D64">
        <w:rPr>
          <w:sz w:val="24"/>
          <w:szCs w:val="24"/>
        </w:rPr>
        <w:t xml:space="preserve"> × within: 3). </w:t>
      </w:r>
      <w:commentRangeEnd w:id="44"/>
      <w:r w:rsidR="00FD10FD" w:rsidRPr="00E04D64">
        <w:rPr>
          <w:rStyle w:val="Marquedecommentaire"/>
          <w:sz w:val="24"/>
          <w:szCs w:val="24"/>
        </w:rPr>
        <w:commentReference w:id="44"/>
      </w:r>
    </w:p>
    <w:p w14:paraId="65B60030" w14:textId="6E7FA03C" w:rsidR="00DF7992" w:rsidRPr="00E04D64" w:rsidRDefault="006D5FAD" w:rsidP="00E04D64">
      <w:pPr>
        <w:pStyle w:val="Corpsdetexte"/>
        <w:spacing w:before="111" w:line="360" w:lineRule="auto"/>
        <w:ind w:left="142"/>
        <w:jc w:val="both"/>
        <w:rPr>
          <w:sz w:val="24"/>
          <w:szCs w:val="24"/>
        </w:rPr>
      </w:pPr>
      <w:r w:rsidRPr="00E04D64">
        <w:rPr>
          <w:sz w:val="24"/>
          <w:szCs w:val="24"/>
        </w:rPr>
        <w:t xml:space="preserve">The mixed ANOVA about the endpoint stiffness variability used Huynh-Feld’s correction since the </w:t>
      </w:r>
      <w:proofErr w:type="spellStart"/>
      <w:r w:rsidRPr="00E04D64">
        <w:rPr>
          <w:sz w:val="24"/>
          <w:szCs w:val="24"/>
        </w:rPr>
        <w:t>sphericity</w:t>
      </w:r>
      <w:proofErr w:type="spellEnd"/>
      <w:r w:rsidRPr="00E04D64">
        <w:rPr>
          <w:sz w:val="24"/>
          <w:szCs w:val="24"/>
        </w:rPr>
        <w:t xml:space="preserve"> assumption was violated (p&lt;0.05). It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1.4,39.0</m:t>
            </m:r>
          </m:e>
        </m:d>
        <m:r>
          <w:rPr>
            <w:rFonts w:ascii="Cambria Math" w:hAnsi="Cambria Math"/>
            <w:sz w:val="24"/>
            <w:szCs w:val="24"/>
          </w:rPr>
          <m:t xml:space="preserve">=4.8, p=0.024,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=0.094</m:t>
        </m:r>
      </m:oMath>
      <w:r w:rsidRPr="00E04D64">
        <w:rPr>
          <w:sz w:val="24"/>
          <w:szCs w:val="24"/>
        </w:rPr>
        <w:t xml:space="preserve">. Neither the effect of performances </w:t>
      </w:r>
      <w:commentRangeStart w:id="45"/>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45"/>
        <m:r>
          <m:rPr>
            <m:sty m:val="p"/>
          </m:rPr>
          <w:rPr>
            <w:rStyle w:val="Marquedecommentaire"/>
            <w:sz w:val="24"/>
            <w:szCs w:val="24"/>
          </w:rPr>
          <w:commentReference w:id="45"/>
        </m:r>
      </m:oMath>
      <w:r w:rsidRPr="00E04D64">
        <w:rPr>
          <w:sz w:val="24"/>
          <w:szCs w:val="24"/>
        </w:rPr>
        <w:t xml:space="preserve"> nor the </w:t>
      </w:r>
      <w:commentRangeStart w:id="46"/>
      <w:r w:rsidRPr="00E04D64">
        <w:rPr>
          <w:sz w:val="24"/>
          <w:szCs w:val="24"/>
        </w:rPr>
        <w:t xml:space="preserve">interaction </w:t>
      </w:r>
      <w:commentRangeEnd w:id="46"/>
      <w:r w:rsidRPr="00E04D64">
        <w:rPr>
          <w:rStyle w:val="Marquedecommentaire"/>
          <w:sz w:val="24"/>
          <w:szCs w:val="24"/>
        </w:rPr>
        <w:commentReference w:id="46"/>
      </w:r>
      <w:r w:rsidRPr="00E04D64">
        <w:rPr>
          <w:sz w:val="24"/>
          <w:szCs w:val="24"/>
        </w:rPr>
        <w:t xml:space="preserve">was significant. The post-hoc analysis indicated that the variations were significant for the couple </w:t>
      </w:r>
      <w:commentRangeStart w:id="47"/>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47"/>
      <w:r w:rsidRPr="00E04D64">
        <w:rPr>
          <w:rStyle w:val="Marquedecommentaire"/>
          <w:sz w:val="24"/>
          <w:szCs w:val="24"/>
        </w:rPr>
        <w:commentReference w:id="47"/>
      </w:r>
      <w:r w:rsidR="00E45826" w:rsidRPr="00E04D64">
        <w:rPr>
          <w:sz w:val="24"/>
          <w:szCs w:val="24"/>
        </w:rPr>
        <w:t xml:space="preserve">, with a decrease from 89 N/m (SD 58) to 52 N/m (SD 20). The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E45826" w:rsidRPr="00E04D64">
        <w:rPr>
          <w:sz w:val="24"/>
          <w:szCs w:val="24"/>
        </w:rPr>
        <w:t xml:space="preserve"> had an average notch of 78 N/m (SD 32).</w:t>
      </w:r>
    </w:p>
    <w:p w14:paraId="1018A2ED" w14:textId="0C26E6E7" w:rsidR="00D55D09" w:rsidRPr="00E04D64" w:rsidRDefault="00D55D09" w:rsidP="00E04D64">
      <w:pPr>
        <w:pStyle w:val="Corpsdetexte"/>
        <w:spacing w:before="111" w:line="360" w:lineRule="auto"/>
        <w:ind w:left="142"/>
        <w:jc w:val="both"/>
        <w:rPr>
          <w:sz w:val="24"/>
          <w:szCs w:val="24"/>
        </w:rPr>
      </w:pPr>
      <w:r w:rsidRPr="00E04D64">
        <w:rPr>
          <w:sz w:val="24"/>
          <w:szCs w:val="24"/>
        </w:rPr>
        <w:t xml:space="preserve">The mixed ANOVA about the endpoint damping variability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2,56</m:t>
            </m:r>
          </m:e>
        </m:d>
        <m:r>
          <w:rPr>
            <w:rFonts w:ascii="Cambria Math" w:hAnsi="Cambria Math"/>
            <w:sz w:val="24"/>
            <w:szCs w:val="24"/>
          </w:rPr>
          <m:t xml:space="preserve">=3.5, p=0.037,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=0.041</m:t>
        </m:r>
      </m:oMath>
      <w:r w:rsidRPr="00E04D64">
        <w:rPr>
          <w:sz w:val="24"/>
          <w:szCs w:val="24"/>
        </w:rPr>
        <w:t xml:space="preserve">, and the interaction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4,56</m:t>
            </m:r>
          </m:e>
        </m:d>
        <m:r>
          <w:rPr>
            <w:rFonts w:ascii="Cambria Math" w:hAnsi="Cambria Math"/>
            <w:sz w:val="24"/>
            <w:szCs w:val="24"/>
          </w:rPr>
          <m:t xml:space="preserve">=2.7, p=0.037,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=0.065</m:t>
        </m:r>
      </m:oMath>
      <w:r w:rsidRPr="00E04D64">
        <w:rPr>
          <w:sz w:val="24"/>
          <w:szCs w:val="24"/>
        </w:rPr>
        <w:t>. However</w:t>
      </w:r>
      <w:r w:rsidR="001E7490" w:rsidRPr="00E04D64">
        <w:rPr>
          <w:sz w:val="24"/>
          <w:szCs w:val="24"/>
        </w:rPr>
        <w:t>,</w:t>
      </w:r>
      <w:r w:rsidRPr="00E04D64">
        <w:rPr>
          <w:sz w:val="24"/>
          <w:szCs w:val="24"/>
        </w:rPr>
        <w:t xml:space="preserve"> the effect of performances </w:t>
      </w:r>
      <w:commentRangeStart w:id="48"/>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48"/>
        <m:r>
          <m:rPr>
            <m:sty m:val="p"/>
          </m:rPr>
          <w:rPr>
            <w:rStyle w:val="Marquedecommentaire"/>
            <w:sz w:val="24"/>
            <w:szCs w:val="24"/>
          </w:rPr>
          <w:commentReference w:id="48"/>
        </m:r>
      </m:oMath>
      <w:r w:rsidRPr="00E04D64">
        <w:rPr>
          <w:sz w:val="24"/>
          <w:szCs w:val="24"/>
        </w:rPr>
        <w:t xml:space="preserve"> was not significant. The post-hoc analysis indicated that the variations were significant for the couple </w:t>
      </w:r>
      <w:commentRangeStart w:id="49"/>
      <w:r w:rsidRPr="00E04D64">
        <w:rPr>
          <w:sz w:val="24"/>
          <w:szCs w:val="24"/>
        </w:rPr>
        <w:t>(</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commentRangeEnd w:id="49"/>
      <w:r w:rsidRPr="00E04D64">
        <w:rPr>
          <w:rStyle w:val="Marquedecommentaire"/>
          <w:sz w:val="24"/>
          <w:szCs w:val="24"/>
        </w:rPr>
        <w:commentReference w:id="49"/>
      </w:r>
      <w:r w:rsidRPr="00E04D64">
        <w:rPr>
          <w:sz w:val="24"/>
          <w:szCs w:val="24"/>
        </w:rPr>
        <w:t>, with a decrease of 0.5 Ns/m (S</w:t>
      </w:r>
      <w:r w:rsidR="00C52C25" w:rsidRPr="00E04D64">
        <w:rPr>
          <w:sz w:val="24"/>
          <w:szCs w:val="24"/>
        </w:rPr>
        <w:t>E</w:t>
      </w:r>
      <w:r w:rsidRPr="00E04D64">
        <w:rPr>
          <w:sz w:val="24"/>
          <w:szCs w:val="24"/>
        </w:rPr>
        <w:t xml:space="preserve"> 0.2). </w:t>
      </w:r>
      <w:r w:rsidR="005B6854" w:rsidRPr="00E04D64">
        <w:rPr>
          <w:sz w:val="24"/>
          <w:szCs w:val="24"/>
        </w:rPr>
        <w:t>The damping notches ranged from 1.1 Ns/m to 4.8 Ns/m.</w:t>
      </w:r>
    </w:p>
    <w:p w14:paraId="412C6F31" w14:textId="418237DF" w:rsidR="00C52C25" w:rsidRPr="00E04D64" w:rsidRDefault="00C52C25" w:rsidP="00E04D64">
      <w:pPr>
        <w:pStyle w:val="Corpsdetexte"/>
        <w:spacing w:before="111" w:line="360" w:lineRule="auto"/>
        <w:ind w:left="142"/>
        <w:jc w:val="both"/>
        <w:rPr>
          <w:sz w:val="24"/>
          <w:szCs w:val="24"/>
        </w:rPr>
      </w:pPr>
      <w:r w:rsidRPr="00E04D64">
        <w:rPr>
          <w:sz w:val="24"/>
          <w:szCs w:val="24"/>
        </w:rPr>
        <w:t xml:space="preserve">The mixed ANOVA about the endpoint mass variability used Huynh-Feld’s correction since the </w:t>
      </w:r>
      <w:proofErr w:type="spellStart"/>
      <w:r w:rsidRPr="00E04D64">
        <w:rPr>
          <w:sz w:val="24"/>
          <w:szCs w:val="24"/>
        </w:rPr>
        <w:t>sphericity</w:t>
      </w:r>
      <w:proofErr w:type="spellEnd"/>
      <w:r w:rsidRPr="00E04D64">
        <w:rPr>
          <w:sz w:val="24"/>
          <w:szCs w:val="24"/>
        </w:rPr>
        <w:t xml:space="preserve"> assumption was violated (p&lt;0.05). It revealed a significant effect </w:t>
      </w:r>
      <w:proofErr w:type="gramStart"/>
      <w:r w:rsidRPr="00E04D64">
        <w:rPr>
          <w:sz w:val="24"/>
          <w:szCs w:val="24"/>
        </w:rPr>
        <w:t xml:space="preserve">of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Pr="00E04D64">
        <w:rPr>
          <w:sz w:val="24"/>
          <w:szCs w:val="24"/>
        </w:rPr>
        <w:t>,</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1.4,39.0</m:t>
            </m:r>
          </m:e>
        </m:d>
        <m:r>
          <w:rPr>
            <w:rFonts w:ascii="Cambria Math" w:hAnsi="Cambria Math"/>
            <w:sz w:val="24"/>
            <w:szCs w:val="24"/>
          </w:rPr>
          <m:t xml:space="preserve">=8.0, p=0.004, </m:t>
        </m:r>
        <m:sSup>
          <m:sSupPr>
            <m:ctrlPr>
              <w:rPr>
                <w:rFonts w:ascii="Cambria Math" w:hAnsi="Cambria Math"/>
                <w:i/>
                <w:sz w:val="24"/>
                <w:szCs w:val="24"/>
              </w:rPr>
            </m:ctrlPr>
          </m:sSupPr>
          <m:e>
            <m:r>
              <w:rPr>
                <w:rFonts w:ascii="Cambria Math" w:hAnsi="Cambria Math"/>
                <w:sz w:val="24"/>
                <w:szCs w:val="24"/>
              </w:rPr>
              <m:t>η</m:t>
            </m:r>
          </m:e>
          <m:sup>
            <m:r>
              <w:rPr>
                <w:rFonts w:ascii="Cambria Math" w:hAnsi="Cambria Math"/>
                <w:sz w:val="24"/>
                <w:szCs w:val="24"/>
              </w:rPr>
              <m:t>2</m:t>
            </m:r>
          </m:sup>
        </m:sSup>
        <m:r>
          <w:rPr>
            <w:rFonts w:ascii="Cambria Math" w:hAnsi="Cambria Math"/>
            <w:sz w:val="24"/>
            <w:szCs w:val="24"/>
          </w:rPr>
          <m:t>=0.114</m:t>
        </m:r>
      </m:oMath>
      <w:r w:rsidRPr="00E04D64">
        <w:rPr>
          <w:sz w:val="24"/>
          <w:szCs w:val="24"/>
        </w:rPr>
        <w:t>. Ne</w:t>
      </w:r>
      <w:proofErr w:type="spellStart"/>
      <w:r w:rsidRPr="00E04D64">
        <w:rPr>
          <w:sz w:val="24"/>
          <w:szCs w:val="24"/>
        </w:rPr>
        <w:t>ither</w:t>
      </w:r>
      <w:proofErr w:type="spellEnd"/>
      <w:r w:rsidRPr="00E04D64">
        <w:rPr>
          <w:sz w:val="24"/>
          <w:szCs w:val="24"/>
        </w:rPr>
        <w:t xml:space="preserve"> the effect of performances </w:t>
      </w:r>
      <w:commentRangeStart w:id="50"/>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w:commentRangeEnd w:id="50"/>
        <m:r>
          <m:rPr>
            <m:sty m:val="p"/>
          </m:rPr>
          <w:rPr>
            <w:rStyle w:val="Marquedecommentaire"/>
            <w:sz w:val="24"/>
            <w:szCs w:val="24"/>
          </w:rPr>
          <w:commentReference w:id="50"/>
        </m:r>
      </m:oMath>
      <w:r w:rsidRPr="00E04D64">
        <w:rPr>
          <w:sz w:val="24"/>
          <w:szCs w:val="24"/>
        </w:rPr>
        <w:t xml:space="preserve"> nor the </w:t>
      </w:r>
      <w:commentRangeStart w:id="51"/>
      <w:r w:rsidRPr="00E04D64">
        <w:rPr>
          <w:sz w:val="24"/>
          <w:szCs w:val="24"/>
        </w:rPr>
        <w:t xml:space="preserve">interaction </w:t>
      </w:r>
      <w:commentRangeEnd w:id="51"/>
      <w:r w:rsidRPr="00E04D64">
        <w:rPr>
          <w:rStyle w:val="Marquedecommentaire"/>
          <w:sz w:val="24"/>
          <w:szCs w:val="24"/>
        </w:rPr>
        <w:commentReference w:id="51"/>
      </w:r>
      <w:r w:rsidRPr="00E04D64">
        <w:rPr>
          <w:sz w:val="24"/>
          <w:szCs w:val="24"/>
        </w:rPr>
        <w:t xml:space="preserve">was significant. The post-hoc analysis indicated that the variations </w:t>
      </w:r>
      <w:r w:rsidR="003055DE" w:rsidRPr="00E04D64">
        <w:rPr>
          <w:sz w:val="24"/>
          <w:szCs w:val="24"/>
        </w:rPr>
        <w:t xml:space="preserve">were significant with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3055DE" w:rsidRPr="00E04D64">
        <w:rPr>
          <w:sz w:val="24"/>
          <w:szCs w:val="24"/>
        </w:rPr>
        <w:t xml:space="preserve"> and both other phases, with a lower notch value of 32 g (SD 16), compared to 56 g (SD 33) and 55 g (SD 25) for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003055DE"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003055DE" w:rsidRPr="00E04D64">
        <w:rPr>
          <w:sz w:val="24"/>
          <w:szCs w:val="24"/>
        </w:rPr>
        <w:t>, respectively.</w:t>
      </w:r>
    </w:p>
    <w:p w14:paraId="3133177B" w14:textId="77777777" w:rsidR="00D55D09" w:rsidRPr="00E04D64" w:rsidRDefault="00D55D09" w:rsidP="00E04D64">
      <w:pPr>
        <w:pStyle w:val="Corpsdetexte"/>
        <w:spacing w:before="111" w:line="360" w:lineRule="auto"/>
        <w:ind w:left="142" w:firstLine="283"/>
        <w:jc w:val="both"/>
        <w:rPr>
          <w:sz w:val="24"/>
          <w:szCs w:val="24"/>
        </w:rPr>
      </w:pPr>
    </w:p>
    <w:p w14:paraId="1F33487E" w14:textId="5C409579" w:rsidR="00CA279E" w:rsidRPr="009E764D" w:rsidRDefault="00FD0527" w:rsidP="00E04D64">
      <w:pPr>
        <w:pStyle w:val="Titre1"/>
        <w:spacing w:before="170" w:line="360" w:lineRule="auto"/>
        <w:ind w:right="86"/>
        <w:rPr>
          <w:w w:val="95"/>
          <w:sz w:val="28"/>
        </w:rPr>
      </w:pPr>
      <w:r w:rsidRPr="009E764D">
        <w:rPr>
          <w:w w:val="95"/>
          <w:sz w:val="28"/>
        </w:rPr>
        <w:lastRenderedPageBreak/>
        <w:t>Discussion</w:t>
      </w:r>
    </w:p>
    <w:p w14:paraId="005A65ED" w14:textId="4A472A1B" w:rsidR="00CA279E" w:rsidRPr="00E04D64" w:rsidRDefault="00CA279E" w:rsidP="00E04D64">
      <w:pPr>
        <w:spacing w:line="360" w:lineRule="auto"/>
        <w:ind w:left="142"/>
        <w:jc w:val="both"/>
        <w:rPr>
          <w:sz w:val="24"/>
          <w:szCs w:val="24"/>
        </w:rPr>
      </w:pPr>
      <w:r w:rsidRPr="00E04D64">
        <w:rPr>
          <w:sz w:val="24"/>
          <w:szCs w:val="24"/>
        </w:rPr>
        <w:t xml:space="preserve">This work has been focusing on analyzing the </w:t>
      </w:r>
      <w:r w:rsidR="00F235E6">
        <w:rPr>
          <w:sz w:val="24"/>
          <w:szCs w:val="24"/>
        </w:rPr>
        <w:t xml:space="preserve">endpoint impedance of the upper </w:t>
      </w:r>
      <w:r w:rsidRPr="00E04D64">
        <w:rPr>
          <w:sz w:val="24"/>
          <w:szCs w:val="24"/>
        </w:rPr>
        <w:t xml:space="preserve">limb during a </w:t>
      </w:r>
      <w:proofErr w:type="gramStart"/>
      <w:r w:rsidRPr="00E04D64">
        <w:rPr>
          <w:sz w:val="24"/>
          <w:szCs w:val="24"/>
        </w:rPr>
        <w:t>ball bouncing</w:t>
      </w:r>
      <w:proofErr w:type="gramEnd"/>
      <w:r w:rsidRPr="00E04D64">
        <w:rPr>
          <w:sz w:val="24"/>
          <w:szCs w:val="24"/>
        </w:rPr>
        <w:t xml:space="preserve"> task with haptic feedback.</w:t>
      </w:r>
      <w:r w:rsidR="002D19DD" w:rsidRPr="00E04D64">
        <w:rPr>
          <w:sz w:val="24"/>
          <w:szCs w:val="24"/>
        </w:rPr>
        <w:t xml:space="preserve"> </w:t>
      </w:r>
      <w:r w:rsidR="009F32E0" w:rsidRPr="00E04D64">
        <w:rPr>
          <w:sz w:val="24"/>
          <w:szCs w:val="24"/>
        </w:rPr>
        <w:t xml:space="preserve">Two main questions </w:t>
      </w:r>
      <w:proofErr w:type="gramStart"/>
      <w:r w:rsidR="009F32E0" w:rsidRPr="00E04D64">
        <w:rPr>
          <w:sz w:val="24"/>
          <w:szCs w:val="24"/>
        </w:rPr>
        <w:t>are raised</w:t>
      </w:r>
      <w:proofErr w:type="gramEnd"/>
      <w:r w:rsidR="009F32E0" w:rsidRPr="00E04D64">
        <w:rPr>
          <w:sz w:val="24"/>
          <w:szCs w:val="24"/>
        </w:rPr>
        <w:t xml:space="preserve"> here, wondering if performances are related to certa</w:t>
      </w:r>
      <w:r w:rsidR="00F235E6">
        <w:rPr>
          <w:sz w:val="24"/>
          <w:szCs w:val="24"/>
        </w:rPr>
        <w:t>in endpoint-impedance behaviors</w:t>
      </w:r>
      <w:r w:rsidR="009F32E0" w:rsidRPr="00E04D64">
        <w:rPr>
          <w:sz w:val="24"/>
          <w:szCs w:val="24"/>
        </w:rPr>
        <w:t xml:space="preserve"> and if the endpoint-impedance has a rhythmic nature</w:t>
      </w:r>
      <w:r w:rsidR="00F235E6">
        <w:rPr>
          <w:sz w:val="24"/>
          <w:szCs w:val="24"/>
        </w:rPr>
        <w:t xml:space="preserve"> during a cyclic task</w:t>
      </w:r>
      <w:r w:rsidR="009F32E0" w:rsidRPr="00E04D64">
        <w:rPr>
          <w:sz w:val="24"/>
          <w:szCs w:val="24"/>
        </w:rPr>
        <w:t xml:space="preserve">. </w:t>
      </w:r>
      <w:r w:rsidR="00F235E6">
        <w:rPr>
          <w:sz w:val="24"/>
          <w:szCs w:val="24"/>
        </w:rPr>
        <w:t>R</w:t>
      </w:r>
      <w:r w:rsidR="009F32E0" w:rsidRPr="00E04D64">
        <w:rPr>
          <w:sz w:val="24"/>
          <w:szCs w:val="24"/>
        </w:rPr>
        <w:t xml:space="preserve">esults </w:t>
      </w:r>
      <w:proofErr w:type="gramStart"/>
      <w:r w:rsidR="009F32E0" w:rsidRPr="00E04D64">
        <w:rPr>
          <w:sz w:val="24"/>
          <w:szCs w:val="24"/>
        </w:rPr>
        <w:t>are compared</w:t>
      </w:r>
      <w:proofErr w:type="gramEnd"/>
      <w:r w:rsidR="009F32E0" w:rsidRPr="00E04D64">
        <w:rPr>
          <w:sz w:val="24"/>
          <w:szCs w:val="24"/>
        </w:rPr>
        <w:t xml:space="preserve"> with the literature, and the perturbations</w:t>
      </w:r>
      <w:r w:rsidR="00F235E6">
        <w:rPr>
          <w:sz w:val="24"/>
          <w:szCs w:val="24"/>
        </w:rPr>
        <w:t>’ influence is discussed t</w:t>
      </w:r>
      <w:r w:rsidR="00F235E6" w:rsidRPr="00E04D64">
        <w:rPr>
          <w:sz w:val="24"/>
          <w:szCs w:val="24"/>
        </w:rPr>
        <w:t>o co</w:t>
      </w:r>
      <w:r w:rsidR="00F235E6">
        <w:rPr>
          <w:sz w:val="24"/>
          <w:szCs w:val="24"/>
        </w:rPr>
        <w:t>m</w:t>
      </w:r>
      <w:r w:rsidR="00F235E6" w:rsidRPr="00E04D64">
        <w:rPr>
          <w:sz w:val="24"/>
          <w:szCs w:val="24"/>
        </w:rPr>
        <w:t xml:space="preserve">fort </w:t>
      </w:r>
      <w:r w:rsidR="00F235E6">
        <w:rPr>
          <w:sz w:val="24"/>
          <w:szCs w:val="24"/>
        </w:rPr>
        <w:t xml:space="preserve">the </w:t>
      </w:r>
      <w:r w:rsidR="00F235E6" w:rsidRPr="00E04D64">
        <w:rPr>
          <w:sz w:val="24"/>
          <w:szCs w:val="24"/>
        </w:rPr>
        <w:t>met</w:t>
      </w:r>
      <w:r w:rsidR="00F235E6">
        <w:rPr>
          <w:sz w:val="24"/>
          <w:szCs w:val="24"/>
        </w:rPr>
        <w:t>hodology.</w:t>
      </w:r>
    </w:p>
    <w:p w14:paraId="15458A2C" w14:textId="77777777" w:rsidR="009F32E0" w:rsidRPr="00E04D64" w:rsidRDefault="009F32E0" w:rsidP="00E04D64">
      <w:pPr>
        <w:spacing w:line="360" w:lineRule="auto"/>
        <w:ind w:left="142"/>
        <w:jc w:val="both"/>
        <w:rPr>
          <w:w w:val="95"/>
          <w:sz w:val="24"/>
          <w:szCs w:val="24"/>
        </w:rPr>
      </w:pPr>
    </w:p>
    <w:p w14:paraId="59C4BE58" w14:textId="5325B653" w:rsidR="002D6857" w:rsidRPr="00E04D64" w:rsidRDefault="00F77D38" w:rsidP="00E04D64">
      <w:pPr>
        <w:pStyle w:val="Titre2"/>
        <w:spacing w:line="360" w:lineRule="auto"/>
        <w:rPr>
          <w:sz w:val="24"/>
          <w:szCs w:val="24"/>
        </w:rPr>
      </w:pPr>
      <w:r w:rsidRPr="00E04D64">
        <w:rPr>
          <w:sz w:val="24"/>
          <w:szCs w:val="24"/>
        </w:rPr>
        <w:t>Impedance estimation validation during a ball bouncing task</w:t>
      </w:r>
    </w:p>
    <w:p w14:paraId="68D07C85" w14:textId="2BBA0B33" w:rsidR="001C2100" w:rsidRPr="00E04D64" w:rsidRDefault="001C2100" w:rsidP="00E04D64">
      <w:pPr>
        <w:spacing w:before="111" w:line="360" w:lineRule="auto"/>
        <w:ind w:left="142"/>
        <w:jc w:val="both"/>
        <w:rPr>
          <w:sz w:val="24"/>
          <w:szCs w:val="24"/>
        </w:rPr>
      </w:pPr>
      <w:r w:rsidRPr="00E04D64">
        <w:rPr>
          <w:sz w:val="24"/>
          <w:szCs w:val="24"/>
        </w:rPr>
        <w:t xml:space="preserve">As presented in the section </w:t>
      </w:r>
      <w:r w:rsidR="0009067A">
        <w:t>“</w:t>
      </w:r>
      <w:r w:rsidR="0009067A" w:rsidRPr="0009067A">
        <w:rPr>
          <w:sz w:val="24"/>
          <w:szCs w:val="24"/>
        </w:rPr>
        <w:t>Effect of perturbations on participants’ performance</w:t>
      </w:r>
      <w:r w:rsidR="0009067A" w:rsidRPr="00D47381">
        <w:rPr>
          <w:sz w:val="24"/>
          <w:szCs w:val="24"/>
        </w:rPr>
        <w:t>”</w:t>
      </w:r>
      <w:r w:rsidRPr="00D47381">
        <w:rPr>
          <w:sz w:val="24"/>
          <w:szCs w:val="24"/>
        </w:rPr>
        <w:t xml:space="preserve">, </w:t>
      </w:r>
      <w:r w:rsidR="005C744B" w:rsidRPr="00D47381">
        <w:rPr>
          <w:sz w:val="24"/>
          <w:szCs w:val="24"/>
        </w:rPr>
        <w:t>o</w:t>
      </w:r>
      <w:r w:rsidRPr="00D47381">
        <w:rPr>
          <w:sz w:val="24"/>
          <w:szCs w:val="24"/>
        </w:rPr>
        <w:t>nly the</w:t>
      </w:r>
      <w:r w:rsidRPr="00E04D64">
        <w:rPr>
          <w:sz w:val="24"/>
          <w:szCs w:val="24"/>
        </w:rPr>
        <w:t xml:space="preserve"> cycles after a perturbation unveiled a significant mean error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acc>
      </m:oMath>
      <w:r w:rsidRPr="00E04D64">
        <w:rPr>
          <w:sz w:val="24"/>
          <w:szCs w:val="24"/>
        </w:rPr>
        <w:t xml:space="preserve"> increase of about 2.0 cm on average. This </w:t>
      </w:r>
      <w:proofErr w:type="gramStart"/>
      <w:r w:rsidRPr="00E04D64">
        <w:rPr>
          <w:sz w:val="24"/>
          <w:szCs w:val="24"/>
        </w:rPr>
        <w:t>can be considered</w:t>
      </w:r>
      <w:proofErr w:type="gramEnd"/>
      <w:r w:rsidRPr="00E04D64">
        <w:rPr>
          <w:sz w:val="24"/>
          <w:szCs w:val="24"/>
        </w:rPr>
        <w:t xml:space="preserve"> </w:t>
      </w:r>
      <w:r w:rsidR="005859D0">
        <w:rPr>
          <w:sz w:val="24"/>
          <w:szCs w:val="24"/>
        </w:rPr>
        <w:t>negligible</w:t>
      </w:r>
      <w:r w:rsidRPr="00E04D64">
        <w:rPr>
          <w:sz w:val="24"/>
          <w:szCs w:val="24"/>
        </w:rPr>
        <w:t xml:space="preserve"> with respect to the mean bouncing magnitude of 1.42 m and the standard deviation of the bouncing error</w:t>
      </w:r>
      <m:oMath>
        <m:r>
          <w:rPr>
            <w:rFonts w:ascii="Cambria Math" w:hAnsi="Cambria Math"/>
            <w:sz w:val="24"/>
            <w:szCs w:val="24"/>
          </w:rPr>
          <m:t xml:space="preserve"> 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r>
          <w:rPr>
            <w:rFonts w:ascii="Cambria Math" w:hAnsi="Cambria Math"/>
            <w:sz w:val="24"/>
            <w:szCs w:val="24"/>
          </w:rPr>
          <m:t>,</m:t>
        </m:r>
      </m:oMath>
      <w:r w:rsidRPr="00E04D64">
        <w:rPr>
          <w:sz w:val="24"/>
          <w:szCs w:val="24"/>
        </w:rPr>
        <w:t xml:space="preserve"> around 25 cm for all participants. Moreover, the ANOVA on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r</m:t>
                </m:r>
              </m:sub>
            </m:sSub>
          </m:e>
        </m:d>
      </m:oMath>
      <w:r w:rsidRPr="00E04D64">
        <w:rPr>
          <w:sz w:val="24"/>
          <w:szCs w:val="24"/>
        </w:rPr>
        <w:t xml:space="preserve"> did not underline significant differences between the cycles, showing that their repeatability did not deteriorate. Therefore, the methodology used to introduce these perturbations is close to the main objective of total transparency or seamlessne</w:t>
      </w:r>
      <w:proofErr w:type="spellStart"/>
      <w:r w:rsidRPr="00E04D64">
        <w:rPr>
          <w:sz w:val="24"/>
          <w:szCs w:val="24"/>
        </w:rPr>
        <w:t>ss</w:t>
      </w:r>
      <w:proofErr w:type="spellEnd"/>
      <w:r w:rsidRPr="00E04D64">
        <w:rPr>
          <w:sz w:val="24"/>
          <w:szCs w:val="24"/>
        </w:rPr>
        <w:t xml:space="preserve">, which could allow online impedance estimation without disturbing the studied task. </w:t>
      </w:r>
    </w:p>
    <w:p w14:paraId="6BC72922" w14:textId="7B368387" w:rsidR="002D6857" w:rsidRPr="00E04D64" w:rsidRDefault="002D6857" w:rsidP="00E04D64">
      <w:pPr>
        <w:spacing w:before="111" w:line="360" w:lineRule="auto"/>
        <w:ind w:left="142"/>
        <w:jc w:val="both"/>
        <w:rPr>
          <w:sz w:val="24"/>
          <w:szCs w:val="24"/>
        </w:rPr>
      </w:pPr>
      <w:r w:rsidRPr="00E04D64">
        <w:rPr>
          <w:sz w:val="24"/>
          <w:szCs w:val="24"/>
        </w:rPr>
        <w:t>The endpoint impedance parameters</w:t>
      </w:r>
      <w:r w:rsidR="001C2100" w:rsidRPr="00E04D64">
        <w:rPr>
          <w:sz w:val="24"/>
          <w:szCs w:val="24"/>
        </w:rPr>
        <w:t xml:space="preserve"> estimated</w:t>
      </w:r>
      <w:r w:rsidRPr="00E04D64">
        <w:rPr>
          <w:sz w:val="24"/>
          <w:szCs w:val="24"/>
        </w:rPr>
        <w:t xml:space="preserve"> </w:t>
      </w:r>
      <w:r w:rsidR="001E7490" w:rsidRPr="00E04D64">
        <w:rPr>
          <w:sz w:val="24"/>
          <w:szCs w:val="24"/>
        </w:rPr>
        <w:t>ranged</w:t>
      </w:r>
      <w:r w:rsidRPr="00E04D64">
        <w:rPr>
          <w:sz w:val="24"/>
          <w:szCs w:val="24"/>
        </w:rPr>
        <w:t xml:space="preserve"> from 45 to 445 N/m</w:t>
      </w:r>
      <w:r w:rsidR="001E7490" w:rsidRPr="00E04D64">
        <w:rPr>
          <w:sz w:val="24"/>
          <w:szCs w:val="24"/>
        </w:rPr>
        <w:t>,</w:t>
      </w:r>
      <w:r w:rsidRPr="00E04D64">
        <w:rPr>
          <w:sz w:val="24"/>
          <w:szCs w:val="24"/>
        </w:rPr>
        <w:t xml:space="preserve"> 2.2 to 17.5 Ns/m, and 227 to 893 g </w:t>
      </w:r>
      <w:r w:rsidR="001E7490" w:rsidRPr="00E04D64">
        <w:rPr>
          <w:sz w:val="24"/>
          <w:szCs w:val="24"/>
        </w:rPr>
        <w:t>for the endpoint stiffness, damping, and</w:t>
      </w:r>
      <w:r w:rsidRPr="00E04D64">
        <w:rPr>
          <w:sz w:val="24"/>
          <w:szCs w:val="24"/>
        </w:rPr>
        <w:t xml:space="preserve"> mass</w:t>
      </w:r>
      <w:r w:rsidR="001E7490" w:rsidRPr="00E04D64">
        <w:rPr>
          <w:sz w:val="24"/>
          <w:szCs w:val="24"/>
        </w:rPr>
        <w:t>, respectively</w:t>
      </w:r>
      <w:r w:rsidRPr="00E04D64">
        <w:rPr>
          <w:sz w:val="24"/>
          <w:szCs w:val="24"/>
        </w:rPr>
        <w:t xml:space="preserve">. </w:t>
      </w:r>
      <w:r w:rsidR="00F77D38" w:rsidRPr="00E04D64">
        <w:rPr>
          <w:sz w:val="24"/>
          <w:szCs w:val="24"/>
        </w:rPr>
        <w:t>N</w:t>
      </w:r>
      <w:r w:rsidRPr="00E04D64">
        <w:rPr>
          <w:sz w:val="24"/>
          <w:szCs w:val="24"/>
        </w:rPr>
        <w:t xml:space="preserve">o constraints </w:t>
      </w:r>
      <w:proofErr w:type="gramStart"/>
      <w:r w:rsidRPr="00E04D64">
        <w:rPr>
          <w:sz w:val="24"/>
          <w:szCs w:val="24"/>
        </w:rPr>
        <w:t>were imposed</w:t>
      </w:r>
      <w:proofErr w:type="gramEnd"/>
      <w:r w:rsidRPr="00E04D64">
        <w:rPr>
          <w:sz w:val="24"/>
          <w:szCs w:val="24"/>
        </w:rPr>
        <w:t xml:space="preserve"> on the participants, inducing the involvement of at least three </w:t>
      </w:r>
      <w:r w:rsidR="005859D0">
        <w:rPr>
          <w:sz w:val="24"/>
          <w:szCs w:val="24"/>
        </w:rPr>
        <w:t>joints (wrist, elbow, shoulder)</w:t>
      </w:r>
      <w:r w:rsidRPr="00E04D64">
        <w:rPr>
          <w:sz w:val="24"/>
          <w:szCs w:val="24"/>
        </w:rPr>
        <w:t xml:space="preserve"> to whom the hip joint might be added. A projection of 52 (13 </w:t>
      </w:r>
      <m:oMath>
        <m:r>
          <w:rPr>
            <w:rFonts w:ascii="Cambria Math" w:hAnsi="Cambria Math"/>
            <w:sz w:val="24"/>
            <w:szCs w:val="24"/>
          </w:rPr>
          <m:t>×</m:t>
        </m:r>
      </m:oMath>
      <w:r w:rsidRPr="00E04D64">
        <w:rPr>
          <w:sz w:val="24"/>
          <w:szCs w:val="24"/>
        </w:rPr>
        <w:t xml:space="preserve"> 4) parameters (without considering coupling effects between joints) wo</w:t>
      </w:r>
      <w:proofErr w:type="spellStart"/>
      <w:r w:rsidRPr="00E04D64">
        <w:rPr>
          <w:sz w:val="24"/>
          <w:szCs w:val="24"/>
        </w:rPr>
        <w:t>uld</w:t>
      </w:r>
      <w:proofErr w:type="spellEnd"/>
      <w:r w:rsidRPr="00E04D64">
        <w:rPr>
          <w:sz w:val="24"/>
          <w:szCs w:val="24"/>
        </w:rPr>
        <w:t xml:space="preserve"> have been required</w:t>
      </w:r>
      <w:r w:rsidR="001C2100" w:rsidRPr="00E04D64">
        <w:rPr>
          <w:sz w:val="24"/>
          <w:szCs w:val="24"/>
        </w:rPr>
        <w:t xml:space="preserve"> for joint impedance analysis</w:t>
      </w:r>
      <w:r w:rsidRPr="00E04D64">
        <w:rPr>
          <w:sz w:val="24"/>
          <w:szCs w:val="24"/>
        </w:rPr>
        <w:t xml:space="preserve">. With only </w:t>
      </w:r>
      <w:r w:rsidR="00821E9B" w:rsidRPr="00E04D64">
        <w:rPr>
          <w:sz w:val="24"/>
          <w:szCs w:val="24"/>
        </w:rPr>
        <w:t>three</w:t>
      </w:r>
      <w:r w:rsidRPr="00E04D64">
        <w:rPr>
          <w:sz w:val="24"/>
          <w:szCs w:val="24"/>
        </w:rPr>
        <w:t xml:space="preserve"> parameters, </w:t>
      </w:r>
      <w:commentRangeStart w:id="52"/>
      <w:r w:rsidRPr="00E04D64">
        <w:rPr>
          <w:sz w:val="24"/>
          <w:szCs w:val="24"/>
        </w:rPr>
        <w:t xml:space="preserve">94.6 % </w:t>
      </w:r>
      <w:r w:rsidR="00C53506" w:rsidRPr="00E04D64">
        <w:rPr>
          <w:sz w:val="24"/>
          <w:szCs w:val="24"/>
        </w:rPr>
        <w:t>(</w:t>
      </w:r>
      <w:commentRangeEnd w:id="52"/>
      <w:r w:rsidR="001C2100" w:rsidRPr="00E04D64">
        <w:rPr>
          <w:rStyle w:val="Marquedecommentaire"/>
          <w:sz w:val="24"/>
          <w:szCs w:val="24"/>
        </w:rPr>
        <w:commentReference w:id="52"/>
      </w:r>
      <w:r w:rsidR="00C53506" w:rsidRPr="00E04D64">
        <w:rPr>
          <w:sz w:val="24"/>
          <w:szCs w:val="24"/>
        </w:rPr>
        <w:t xml:space="preserve">SD 2.9) </w:t>
      </w:r>
      <w:r w:rsidRPr="00E04D64">
        <w:rPr>
          <w:sz w:val="24"/>
          <w:szCs w:val="24"/>
        </w:rPr>
        <w:t>of the observed behavior</w:t>
      </w:r>
      <w:r w:rsidR="00F77D38" w:rsidRPr="00E04D64">
        <w:rPr>
          <w:sz w:val="24"/>
          <w:szCs w:val="24"/>
        </w:rPr>
        <w:t xml:space="preserve"> </w:t>
      </w:r>
      <w:proofErr w:type="gramStart"/>
      <w:r w:rsidR="00821E9B" w:rsidRPr="00E04D64">
        <w:rPr>
          <w:sz w:val="24"/>
          <w:szCs w:val="24"/>
        </w:rPr>
        <w:t>could be reproduced</w:t>
      </w:r>
      <w:proofErr w:type="gramEnd"/>
      <w:r w:rsidR="00821E9B" w:rsidRPr="00E04D64">
        <w:rPr>
          <w:sz w:val="24"/>
          <w:szCs w:val="24"/>
        </w:rPr>
        <w:t xml:space="preserve"> on average</w:t>
      </w:r>
      <w:r w:rsidRPr="00E04D64">
        <w:rPr>
          <w:sz w:val="24"/>
          <w:szCs w:val="24"/>
        </w:rPr>
        <w:t xml:space="preserve"> for the case of </w:t>
      </w:r>
      <w:r w:rsidR="003E3F37" w:rsidRPr="00E04D64">
        <w:rPr>
          <w:sz w:val="24"/>
          <w:szCs w:val="24"/>
        </w:rPr>
        <w:t>slight</w:t>
      </w:r>
      <w:r w:rsidRPr="00E04D64">
        <w:rPr>
          <w:sz w:val="24"/>
          <w:szCs w:val="24"/>
        </w:rPr>
        <w:t xml:space="preserve"> deviations from trajectory imposed by a rhythmic task</w:t>
      </w:r>
      <w:r w:rsidR="00F77D38" w:rsidRPr="00E04D64">
        <w:rPr>
          <w:sz w:val="24"/>
          <w:szCs w:val="24"/>
        </w:rPr>
        <w:t>, pointing out the adequacy of the linear impedance model used</w:t>
      </w:r>
      <w:r w:rsidRPr="00E04D64">
        <w:rPr>
          <w:sz w:val="24"/>
          <w:szCs w:val="24"/>
        </w:rPr>
        <w:t>.</w:t>
      </w:r>
    </w:p>
    <w:p w14:paraId="54DDBDBC" w14:textId="28B79F17" w:rsidR="002D6857" w:rsidRPr="00E04D64" w:rsidRDefault="002D6857" w:rsidP="00E04D64">
      <w:pPr>
        <w:spacing w:before="111" w:line="360" w:lineRule="auto"/>
        <w:ind w:left="142"/>
        <w:jc w:val="both"/>
        <w:rPr>
          <w:sz w:val="24"/>
          <w:szCs w:val="24"/>
        </w:rPr>
      </w:pPr>
      <w:r w:rsidRPr="00E04D64">
        <w:rPr>
          <w:sz w:val="24"/>
          <w:szCs w:val="24"/>
        </w:rPr>
        <w:t xml:space="preserve">Moreover, the endpoint parameters obtained from the linear model are comparable to those found in the literature. For point-to-point movements, </w:t>
      </w:r>
      <w:proofErr w:type="spellStart"/>
      <w:r w:rsidRPr="00E04D64">
        <w:rPr>
          <w:sz w:val="24"/>
          <w:szCs w:val="24"/>
        </w:rPr>
        <w:t>Burdet</w:t>
      </w:r>
      <w:proofErr w:type="spellEnd"/>
      <w:r w:rsidRPr="00E04D64">
        <w:rPr>
          <w:sz w:val="24"/>
          <w:szCs w:val="24"/>
        </w:rPr>
        <w:t xml:space="preserve"> et al. </w:t>
      </w:r>
      <w:r w:rsidR="004B2768" w:rsidRPr="00E04D64">
        <w:rPr>
          <w:sz w:val="24"/>
          <w:szCs w:val="24"/>
        </w:rPr>
        <w:fldChar w:fldCharType="begin"/>
      </w:r>
      <w:r w:rsidR="00FD2558">
        <w:rPr>
          <w:sz w:val="24"/>
          <w:szCs w:val="24"/>
        </w:rPr>
        <w:instrText xml:space="preserve"> ADDIN ZOTERO_ITEM CSL_CITATION {"citationID":"gv3GUjnr","properties":{"formattedCitation":"(1)","plainCitation":"(1)","noteIndex":0},"citationItems":[{"id":7,"uris":["http://zotero.org/users/5243746/items/9CHZY29Z"],"itemData":{"id":7,"type":"article-journal","abstract":"To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E."},{"family":"Kawato","given":"Mitsuo"}],"issued":{"date-parts":[["2001",11]]}},"suppress-author":true}],"schema":"https://github.com/citation-style-language/schema/raw/master/csl-citation.json"} </w:instrText>
      </w:r>
      <w:r w:rsidR="004B2768" w:rsidRPr="00E04D64">
        <w:rPr>
          <w:sz w:val="24"/>
          <w:szCs w:val="24"/>
        </w:rPr>
        <w:fldChar w:fldCharType="separate"/>
      </w:r>
      <w:r w:rsidR="00FD2558" w:rsidRPr="00FD2558">
        <w:rPr>
          <w:sz w:val="24"/>
        </w:rPr>
        <w:t>(1)</w:t>
      </w:r>
      <w:r w:rsidR="004B2768" w:rsidRPr="00E04D64">
        <w:rPr>
          <w:sz w:val="24"/>
          <w:szCs w:val="24"/>
        </w:rPr>
        <w:fldChar w:fldCharType="end"/>
      </w:r>
      <w:r w:rsidRPr="00E04D64">
        <w:rPr>
          <w:sz w:val="24"/>
          <w:szCs w:val="24"/>
        </w:rPr>
        <w:t xml:space="preserve"> found higher stiffness parameters ranging from 150 to 700 N/m. In the preparation of ball impacts</w:t>
      </w:r>
      <w:r w:rsidR="003E3F37" w:rsidRPr="00E04D64">
        <w:rPr>
          <w:sz w:val="24"/>
          <w:szCs w:val="24"/>
        </w:rPr>
        <w:t>,</w:t>
      </w:r>
      <w:r w:rsidRPr="00E04D64">
        <w:rPr>
          <w:sz w:val="24"/>
          <w:szCs w:val="24"/>
        </w:rPr>
        <w:t xml:space="preserve"> Tsuji </w:t>
      </w:r>
      <w:r w:rsidR="004B2768" w:rsidRPr="00E04D64">
        <w:rPr>
          <w:sz w:val="24"/>
          <w:szCs w:val="24"/>
        </w:rPr>
        <w:t>and Tanaka</w:t>
      </w:r>
      <w:r w:rsidRPr="00E04D64">
        <w:rPr>
          <w:sz w:val="24"/>
          <w:szCs w:val="24"/>
        </w:rPr>
        <w:t xml:space="preserve"> </w:t>
      </w:r>
      <w:r w:rsidR="004B2768" w:rsidRPr="00E04D64">
        <w:rPr>
          <w:sz w:val="24"/>
          <w:szCs w:val="24"/>
        </w:rPr>
        <w:fldChar w:fldCharType="begin"/>
      </w:r>
      <w:r w:rsidR="00FD2558">
        <w:rPr>
          <w:sz w:val="24"/>
          <w:szCs w:val="24"/>
        </w:rPr>
        <w:instrText xml:space="preserve"> ADDIN ZOTERO_ITEM CSL_CITATION {"citationID":"Pf4bLvWA","properties":{"formattedCitation":"(3)","plainCitation":"(3)","noteIndex":0},"citationItems":[{"id":12,"uris":["http://zotero.org/users/5243746/items/EIDNW67S"],"itemData":{"id":12,"type":"article-journal","abstract":"A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004B2768" w:rsidRPr="00E04D64">
        <w:rPr>
          <w:sz w:val="24"/>
          <w:szCs w:val="24"/>
        </w:rPr>
        <w:fldChar w:fldCharType="separate"/>
      </w:r>
      <w:r w:rsidR="00FD2558" w:rsidRPr="00FD2558">
        <w:rPr>
          <w:sz w:val="24"/>
        </w:rPr>
        <w:t>(3)</w:t>
      </w:r>
      <w:r w:rsidR="004B2768" w:rsidRPr="00E04D64">
        <w:rPr>
          <w:sz w:val="24"/>
          <w:szCs w:val="24"/>
        </w:rPr>
        <w:fldChar w:fldCharType="end"/>
      </w:r>
      <w:r w:rsidR="004B2768" w:rsidRPr="00E04D64">
        <w:rPr>
          <w:sz w:val="24"/>
          <w:szCs w:val="24"/>
        </w:rPr>
        <w:t xml:space="preserve"> f</w:t>
      </w:r>
      <w:r w:rsidRPr="00E04D64">
        <w:rPr>
          <w:sz w:val="24"/>
          <w:szCs w:val="24"/>
        </w:rPr>
        <w:t>ound stiffness from 44 to 189 N/m</w:t>
      </w:r>
      <w:r w:rsidR="00862AD7" w:rsidRPr="00E04D64">
        <w:rPr>
          <w:sz w:val="24"/>
          <w:szCs w:val="24"/>
        </w:rPr>
        <w:t>,</w:t>
      </w:r>
      <w:r w:rsidRPr="00E04D64">
        <w:rPr>
          <w:sz w:val="24"/>
          <w:szCs w:val="24"/>
        </w:rPr>
        <w:t xml:space="preserve"> and in a collaborative welding task, </w:t>
      </w:r>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w:t>
      </w:r>
      <w:proofErr w:type="spellEnd"/>
      <w:r w:rsidRPr="00E04D64">
        <w:rPr>
          <w:sz w:val="24"/>
          <w:szCs w:val="24"/>
        </w:rPr>
        <w:t xml:space="preserve"> </w:t>
      </w:r>
      <w:r w:rsidR="004B2768" w:rsidRPr="00E04D64">
        <w:rPr>
          <w:sz w:val="24"/>
          <w:szCs w:val="24"/>
        </w:rPr>
        <w:fldChar w:fldCharType="begin"/>
      </w:r>
      <w:r w:rsidR="00FD2558">
        <w:rPr>
          <w:sz w:val="24"/>
          <w:szCs w:val="24"/>
        </w:rPr>
        <w:instrText xml:space="preserve"> ADDIN ZOTERO_ITEM CSL_CITATION {"citationID":"A2nGZ78j","properties":{"formattedCitation":"(13)","plainCitation":"(13)","noteIndex":0},"citationItems":[{"id":84,"uris":["http://zotero.org/users/5243746/items/QEULASSE"],"itemData":{"id":84,"type":"article-journal","abstract":"This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004B2768" w:rsidRPr="00E04D64">
        <w:rPr>
          <w:sz w:val="24"/>
          <w:szCs w:val="24"/>
        </w:rPr>
        <w:fldChar w:fldCharType="separate"/>
      </w:r>
      <w:r w:rsidR="00FD2558" w:rsidRPr="00FD2558">
        <w:rPr>
          <w:sz w:val="24"/>
        </w:rPr>
        <w:t>(13)</w:t>
      </w:r>
      <w:r w:rsidR="004B2768" w:rsidRPr="00E04D64">
        <w:rPr>
          <w:sz w:val="24"/>
          <w:szCs w:val="24"/>
        </w:rPr>
        <w:fldChar w:fldCharType="end"/>
      </w:r>
      <w:r w:rsidRPr="00E04D64">
        <w:rPr>
          <w:sz w:val="24"/>
          <w:szCs w:val="24"/>
        </w:rPr>
        <w:t xml:space="preserve"> found similar stiffness values from 49 to 339 N/m in th</w:t>
      </w:r>
      <w:r w:rsidR="00221E5D" w:rsidRPr="00E04D64">
        <w:rPr>
          <w:sz w:val="24"/>
          <w:szCs w:val="24"/>
        </w:rPr>
        <w:t>e direction of the movement. This study’s</w:t>
      </w:r>
      <w:r w:rsidRPr="00E04D64">
        <w:rPr>
          <w:sz w:val="24"/>
          <w:szCs w:val="24"/>
        </w:rPr>
        <w:t xml:space="preserve"> apparent endpoint damping and mass are slightly lower than </w:t>
      </w:r>
      <w:commentRangeStart w:id="53"/>
      <w:r w:rsidR="004B2768" w:rsidRPr="00E04D64">
        <w:rPr>
          <w:sz w:val="24"/>
          <w:szCs w:val="24"/>
        </w:rPr>
        <w:t>Tsuji and Tanaka</w:t>
      </w:r>
      <w:r w:rsidR="00E00983" w:rsidRPr="00E04D64">
        <w:rPr>
          <w:sz w:val="24"/>
          <w:szCs w:val="24"/>
        </w:rPr>
        <w:t>’s</w:t>
      </w:r>
      <w:r w:rsidR="004B2768" w:rsidRPr="00E04D64">
        <w:rPr>
          <w:sz w:val="24"/>
          <w:szCs w:val="24"/>
        </w:rPr>
        <w:t xml:space="preserve"> </w:t>
      </w:r>
      <w:r w:rsidR="004B2768" w:rsidRPr="00E04D64">
        <w:rPr>
          <w:sz w:val="24"/>
          <w:szCs w:val="24"/>
        </w:rPr>
        <w:fldChar w:fldCharType="begin"/>
      </w:r>
      <w:r w:rsidR="00FD2558">
        <w:rPr>
          <w:sz w:val="24"/>
          <w:szCs w:val="24"/>
        </w:rPr>
        <w:instrText xml:space="preserve"> ADDIN ZOTERO_ITEM CSL_CITATION {"citationID":"N4mHYa81","properties":{"formattedCitation":"(3)","plainCitation":"(3)","noteIndex":0},"citationItems":[{"id":12,"uris":["http://zotero.org/users/5243746/items/EIDNW67S"],"itemData":{"id":12,"type":"article-journal","abstract":"A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004B2768" w:rsidRPr="00E04D64">
        <w:rPr>
          <w:sz w:val="24"/>
          <w:szCs w:val="24"/>
        </w:rPr>
        <w:fldChar w:fldCharType="separate"/>
      </w:r>
      <w:r w:rsidR="00FD2558" w:rsidRPr="00FD2558">
        <w:rPr>
          <w:sz w:val="24"/>
        </w:rPr>
        <w:t>(3)</w:t>
      </w:r>
      <w:r w:rsidR="004B2768" w:rsidRPr="00E04D64">
        <w:rPr>
          <w:sz w:val="24"/>
          <w:szCs w:val="24"/>
        </w:rPr>
        <w:fldChar w:fldCharType="end"/>
      </w:r>
      <w:commentRangeEnd w:id="53"/>
      <w:r w:rsidR="00D26E34" w:rsidRPr="00E04D64">
        <w:rPr>
          <w:rStyle w:val="Marquedecommentaire"/>
          <w:sz w:val="24"/>
          <w:szCs w:val="24"/>
        </w:rPr>
        <w:commentReference w:id="53"/>
      </w:r>
      <w:r w:rsidRPr="00E04D64">
        <w:rPr>
          <w:sz w:val="24"/>
          <w:szCs w:val="24"/>
        </w:rPr>
        <w:t xml:space="preserve"> and </w:t>
      </w:r>
      <w:commentRangeStart w:id="54"/>
      <w:proofErr w:type="spellStart"/>
      <w:r w:rsidR="004B2768" w:rsidRPr="00E04D64">
        <w:rPr>
          <w:sz w:val="24"/>
          <w:szCs w:val="24"/>
        </w:rPr>
        <w:t>Erden</w:t>
      </w:r>
      <w:proofErr w:type="spellEnd"/>
      <w:r w:rsidR="004B2768" w:rsidRPr="00E04D64">
        <w:rPr>
          <w:sz w:val="24"/>
          <w:szCs w:val="24"/>
        </w:rPr>
        <w:t xml:space="preserve"> and </w:t>
      </w:r>
      <w:proofErr w:type="spellStart"/>
      <w:r w:rsidR="004B2768" w:rsidRPr="00E04D64">
        <w:rPr>
          <w:sz w:val="24"/>
          <w:szCs w:val="24"/>
        </w:rPr>
        <w:t>Billard</w:t>
      </w:r>
      <w:r w:rsidR="00E00983" w:rsidRPr="00E04D64">
        <w:rPr>
          <w:sz w:val="24"/>
          <w:szCs w:val="24"/>
        </w:rPr>
        <w:t>’s</w:t>
      </w:r>
      <w:proofErr w:type="spellEnd"/>
      <w:r w:rsidR="004B2768" w:rsidRPr="00E04D64">
        <w:rPr>
          <w:sz w:val="24"/>
          <w:szCs w:val="24"/>
        </w:rPr>
        <w:t xml:space="preserve"> </w:t>
      </w:r>
      <w:r w:rsidR="004B2768" w:rsidRPr="00E04D64">
        <w:rPr>
          <w:sz w:val="24"/>
          <w:szCs w:val="24"/>
        </w:rPr>
        <w:fldChar w:fldCharType="begin"/>
      </w:r>
      <w:r w:rsidR="00FD2558">
        <w:rPr>
          <w:sz w:val="24"/>
          <w:szCs w:val="24"/>
        </w:rPr>
        <w:instrText xml:space="preserve"> ADDIN ZOTERO_ITEM CSL_CITATION {"citationID":"GGWGsWGX","properties":{"formattedCitation":"(13)","plainCitation":"(13)","noteIndex":0},"citationItems":[{"id":84,"uris":["http://zotero.org/users/5243746/items/QEULASSE"],"itemData":{"id":84,"type":"article-journal","abstract":"This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004B2768" w:rsidRPr="00E04D64">
        <w:rPr>
          <w:sz w:val="24"/>
          <w:szCs w:val="24"/>
        </w:rPr>
        <w:fldChar w:fldCharType="separate"/>
      </w:r>
      <w:r w:rsidR="00FD2558" w:rsidRPr="00FD2558">
        <w:rPr>
          <w:sz w:val="24"/>
        </w:rPr>
        <w:t>(13)</w:t>
      </w:r>
      <w:r w:rsidR="004B2768" w:rsidRPr="00E04D64">
        <w:rPr>
          <w:sz w:val="24"/>
          <w:szCs w:val="24"/>
        </w:rPr>
        <w:fldChar w:fldCharType="end"/>
      </w:r>
      <w:commentRangeEnd w:id="54"/>
      <w:r w:rsidR="00D26E34" w:rsidRPr="00E04D64">
        <w:rPr>
          <w:rStyle w:val="Marquedecommentaire"/>
          <w:sz w:val="24"/>
          <w:szCs w:val="24"/>
        </w:rPr>
        <w:commentReference w:id="54"/>
      </w:r>
      <w:r w:rsidR="00221E5D" w:rsidRPr="00E04D64">
        <w:rPr>
          <w:sz w:val="24"/>
          <w:szCs w:val="24"/>
        </w:rPr>
        <w:t xml:space="preserve"> observations</w:t>
      </w:r>
      <w:r w:rsidRPr="00E04D64">
        <w:rPr>
          <w:sz w:val="24"/>
          <w:szCs w:val="24"/>
        </w:rPr>
        <w:t xml:space="preserve">. Lower damping values </w:t>
      </w:r>
      <w:proofErr w:type="gramStart"/>
      <w:r w:rsidRPr="00E04D64">
        <w:rPr>
          <w:sz w:val="24"/>
          <w:szCs w:val="24"/>
        </w:rPr>
        <w:t>might be explained</w:t>
      </w:r>
      <w:proofErr w:type="gramEnd"/>
      <w:r w:rsidRPr="00E04D64">
        <w:rPr>
          <w:sz w:val="24"/>
          <w:szCs w:val="24"/>
        </w:rPr>
        <w:t xml:space="preserve"> by the kinematic require</w:t>
      </w:r>
      <w:r w:rsidR="00221E5D" w:rsidRPr="00E04D64">
        <w:rPr>
          <w:sz w:val="24"/>
          <w:szCs w:val="24"/>
        </w:rPr>
        <w:t>ments of the ball-bouncing task</w:t>
      </w:r>
      <w:r w:rsidRPr="00E04D64">
        <w:rPr>
          <w:sz w:val="24"/>
          <w:szCs w:val="24"/>
        </w:rPr>
        <w:t xml:space="preserve"> and lower masses by the geometric configuration imposed by the experimental setup.</w:t>
      </w:r>
    </w:p>
    <w:p w14:paraId="3AB7D9CE" w14:textId="77777777" w:rsidR="005715AB" w:rsidRPr="00E04D64" w:rsidRDefault="005715AB" w:rsidP="005715AB">
      <w:pPr>
        <w:spacing w:line="360" w:lineRule="auto"/>
        <w:rPr>
          <w:sz w:val="24"/>
          <w:szCs w:val="24"/>
        </w:rPr>
      </w:pPr>
    </w:p>
    <w:p w14:paraId="3A2B89B4" w14:textId="77777777" w:rsidR="005715AB" w:rsidRPr="00E04D64" w:rsidRDefault="005715AB" w:rsidP="005715AB">
      <w:pPr>
        <w:pStyle w:val="Titre2"/>
        <w:spacing w:line="360" w:lineRule="auto"/>
        <w:rPr>
          <w:sz w:val="24"/>
          <w:szCs w:val="24"/>
        </w:rPr>
      </w:pPr>
      <w:r w:rsidRPr="00E04D64">
        <w:rPr>
          <w:sz w:val="24"/>
          <w:szCs w:val="24"/>
        </w:rPr>
        <w:t xml:space="preserve">Are there cyclic variations of the endpoint-impedance parameters? </w:t>
      </w:r>
    </w:p>
    <w:p w14:paraId="334E9E60" w14:textId="66517BB3" w:rsidR="005715AB" w:rsidRPr="00E04D64" w:rsidRDefault="005715AB" w:rsidP="005715AB">
      <w:pPr>
        <w:pStyle w:val="Corpsdetexte"/>
        <w:spacing w:before="111" w:line="360" w:lineRule="auto"/>
        <w:ind w:left="142"/>
        <w:jc w:val="both"/>
        <w:rPr>
          <w:sz w:val="24"/>
          <w:szCs w:val="24"/>
        </w:rPr>
      </w:pPr>
      <w:r w:rsidRPr="00E04D64">
        <w:rPr>
          <w:sz w:val="24"/>
          <w:szCs w:val="24"/>
        </w:rPr>
        <w:t xml:space="preserve">In the preparation of a predictable contact with an environment, joint stiffness in the case of the ankle </w:t>
      </w:r>
      <w:r w:rsidRPr="00E04D64">
        <w:rPr>
          <w:sz w:val="24"/>
          <w:szCs w:val="24"/>
        </w:rPr>
        <w:lastRenderedPageBreak/>
        <w:t xml:space="preserve">for locomotion </w:t>
      </w:r>
      <w:r w:rsidRPr="00E04D64">
        <w:rPr>
          <w:sz w:val="24"/>
          <w:szCs w:val="24"/>
        </w:rPr>
        <w:fldChar w:fldCharType="begin"/>
      </w:r>
      <w:r w:rsidR="00FD2558">
        <w:rPr>
          <w:sz w:val="24"/>
          <w:szCs w:val="24"/>
        </w:rPr>
        <w:instrText xml:space="preserve"> ADDIN ZOTERO_ITEM CSL_CITATION {"citationID":"1YLT2n1k","properties":{"formattedCitation":"(18)","plainCitation":"(18)","noteIndex":0},"citationItems":[{"id":981,"uris":["http://zotero.org/users/5243746/items/KCEZM9QR"],"itemData":{"id":981,"type":"article-journal","abstract":"The human ankle joint plays a critical role during walking and understanding the biomechanical factors that govern ankle behavior and provides fundamental insight into normal and pathologically altered gait. Previous researchers have comprehensively studied ankle joint kinetics and kinematics during many biomechanical tasks, including locomotion; however, only recently have researchers been able to quantify how the mechanical impedance of the ankle varies during walking. The mechanical impedance describes the dynamic relationship between the joint position and the joint torque during perturbation, and is often represented in terms of stiffness, damping, and inertia. The purpose of this short communication is to unify the results of the first two studies measuring ankle mechanical impedance in the sagittal plane during walking, where each study investigated differing regions of the gait cycle. Rouse et al. measured ankle impedance from late loading response to terminal stance, where Lee et al. quantified ankle impedance from pre-swing to early loading response. While stiffness component of impedance increases significantly as the stance phase of walking progressed, the change in damping during the gait cycle is much less than the changes observed in stiffness. In addition, both stiffness and damping remained low during the swing phase of walking. Future work will focus on quantifying impedance during the “push off” region of stance phase, as well as measurement of these properties in the coronal plane.","container-title":"IEEE Journal of Translational Engineering in Health and Medicine","DOI":"10.1109/JTEHM.2016.2601613","ISSN":"2168-2372","note":"event: IEEE Journal of Translational Engineering in Health and Medicine","page":"1-7","source":"IEEE Xplore","title":"Summary of Human Ankle Mechanical Impedance During Walking","volume":"4","author":[{"family":"Lee","given":"Hyunglae"},{"family":"Rouse","given":"Elliott J."},{"family":"Krebs","given":"Hermano Igo"}],"issued":{"date-parts":[["2016"]]}}}],"schema":"https://github.com/citation-style-language/schema/raw/master/csl-citation.json"} </w:instrText>
      </w:r>
      <w:r w:rsidRPr="00E04D64">
        <w:rPr>
          <w:sz w:val="24"/>
          <w:szCs w:val="24"/>
        </w:rPr>
        <w:fldChar w:fldCharType="separate"/>
      </w:r>
      <w:r w:rsidR="00FD2558" w:rsidRPr="00FD2558">
        <w:rPr>
          <w:sz w:val="24"/>
        </w:rPr>
        <w:t>(18)</w:t>
      </w:r>
      <w:r w:rsidRPr="00E04D64">
        <w:rPr>
          <w:sz w:val="24"/>
          <w:szCs w:val="24"/>
        </w:rPr>
        <w:fldChar w:fldCharType="end"/>
      </w:r>
      <w:r w:rsidRPr="00E04D64">
        <w:rPr>
          <w:sz w:val="24"/>
          <w:szCs w:val="24"/>
        </w:rPr>
        <w:t xml:space="preserve"> or elbow and wrist in a ball catching task </w:t>
      </w:r>
      <w:r w:rsidRPr="00E04D64">
        <w:rPr>
          <w:sz w:val="24"/>
          <w:szCs w:val="24"/>
        </w:rPr>
        <w:fldChar w:fldCharType="begin"/>
      </w:r>
      <w:r w:rsidR="00FD2558">
        <w:rPr>
          <w:sz w:val="24"/>
          <w:szCs w:val="24"/>
        </w:rPr>
        <w:instrText xml:space="preserve"> ADDIN ZOTERO_ITEM CSL_CITATION {"citationID":"7SRaXJD8","properties":{"formattedCitation":"(23)","plainCitation":"(23)","noteIndex":0},"citationItems":[{"id":645,"uris":["http://zotero.org/users/5243746/items/AB7V5FI3"],"itemData":{"id":645,"type":"article-journal","abstract":"1. The aim of this study was to describe the time-varying changes in the mechanical parameters of a multijointed limb. The parameters we considered are the coefficients of stiffness, viscosity, and...","archive_location":"Bethesda, MD","container-title":"Journal of Neurophysiology","DOI":"10.1152/jn.1993.69.5.1443","language":"en","note":"publisher: American Physiological Society Bethesda, MD","source":"journals.physiology.org","title":"Time-varying mechanical behavior of multijointed arm in man","URL":"https://journals.physiology.org/doi/abs/10.1152/jn.1993.69.5.1443","author":[{"family":"Lacquaniti","given":"F."},{"family":"Carrozzo","given":"M."},{"family":"Borghese","given":"N. A."}],"accessed":{"date-parts":[["2021",8,11]]},"issued":{"date-parts":[["1993",5,1]]}}}],"schema":"https://github.com/citation-style-language/schema/raw/master/csl-citation.json"} </w:instrText>
      </w:r>
      <w:r w:rsidRPr="00E04D64">
        <w:rPr>
          <w:sz w:val="24"/>
          <w:szCs w:val="24"/>
        </w:rPr>
        <w:fldChar w:fldCharType="separate"/>
      </w:r>
      <w:r w:rsidR="00FD2558" w:rsidRPr="00FD2558">
        <w:rPr>
          <w:sz w:val="24"/>
        </w:rPr>
        <w:t>(23)</w:t>
      </w:r>
      <w:r w:rsidRPr="00E04D64">
        <w:rPr>
          <w:sz w:val="24"/>
          <w:szCs w:val="24"/>
        </w:rPr>
        <w:fldChar w:fldCharType="end"/>
      </w:r>
      <w:r w:rsidRPr="00E04D64">
        <w:rPr>
          <w:sz w:val="24"/>
          <w:szCs w:val="24"/>
        </w:rPr>
        <w:t xml:space="preserve"> increased prior to the contact. Tsuji and Tanaka </w:t>
      </w:r>
      <w:r w:rsidRPr="00E04D64">
        <w:rPr>
          <w:sz w:val="24"/>
          <w:szCs w:val="24"/>
        </w:rPr>
        <w:fldChar w:fldCharType="begin"/>
      </w:r>
      <w:r w:rsidR="00FD2558">
        <w:rPr>
          <w:sz w:val="24"/>
          <w:szCs w:val="24"/>
        </w:rPr>
        <w:instrText xml:space="preserve"> ADDIN ZOTERO_ITEM CSL_CITATION {"citationID":"O19PGm8X","properties":{"formattedCitation":"(3)","plainCitation":"(3)","noteIndex":0},"citationItems":[{"id":12,"uris":["http://zotero.org/users/5243746/items/EIDNW67S"],"itemData":{"id":12,"type":"article-journal","abstract":"A human performs a variety of skillful movements by adjusting dynamic characteristics of his or her musculoskeletal system according to a task involved. Such characteristics of human movements can be described by mechanical impedance parameters. If the regulation mechanism of human impedance properties during the task can be clariﬁed and modeled, there is a possibility that human skillful strategies can be integrated into robot motion control. This paper investigates human hand impedance in preparation for task operations, so-called “task-readiness impedance,” in a virtual ball-catching task. It further discusses a biomimetic impedance control of robotic manipulators for contact tasks via computer simulations using measured task-readiness impedance.","container-title":"Robotics and Autonomous Systems","DOI":"10.1016/j.robot.2007.09.001","ISSN":"09218890","issue":"4","language":"en","page":"306-316","source":"Crossref","title":"Bio-mimetic impedance control of robotic manipulator for dynamic contact tasks","volume":"56","author":[{"family":"Tsuji","given":"Toshio"},{"family":"Tanaka","given":"Yoshiyuki"}],"issued":{"date-parts":[["2008",4]]}},"suppress-author":true}],"schema":"https://github.com/citation-style-language/schema/raw/master/csl-citation.json"} </w:instrText>
      </w:r>
      <w:r w:rsidRPr="00E04D64">
        <w:rPr>
          <w:sz w:val="24"/>
          <w:szCs w:val="24"/>
        </w:rPr>
        <w:fldChar w:fldCharType="separate"/>
      </w:r>
      <w:r w:rsidR="00FD2558" w:rsidRPr="00FD2558">
        <w:rPr>
          <w:sz w:val="24"/>
        </w:rPr>
        <w:t>(3)</w:t>
      </w:r>
      <w:r w:rsidRPr="00E04D64">
        <w:rPr>
          <w:sz w:val="24"/>
          <w:szCs w:val="24"/>
        </w:rPr>
        <w:fldChar w:fldCharType="end"/>
      </w:r>
      <w:r w:rsidRPr="00E04D64">
        <w:rPr>
          <w:sz w:val="24"/>
          <w:szCs w:val="24"/>
        </w:rPr>
        <w:t xml:space="preserve"> also found an increase in stiffness at the endpoint level right before motion compared to maintaining a stable posture. They deduced that the impedance regulation occurred before starting motions for a task. However, shreds of evidence imply neurophysiological differences in the emergence of</w:t>
      </w:r>
      <w:r w:rsidR="005859D0">
        <w:rPr>
          <w:sz w:val="24"/>
          <w:szCs w:val="24"/>
        </w:rPr>
        <w:t xml:space="preserve"> rhythmic movement</w:t>
      </w:r>
      <w:r w:rsidRPr="00E04D64">
        <w:rPr>
          <w:sz w:val="24"/>
          <w:szCs w:val="24"/>
        </w:rPr>
        <w:t xml:space="preserve"> in opposition to discrete or point-to-point movements </w:t>
      </w:r>
      <w:r w:rsidRPr="00E04D64">
        <w:rPr>
          <w:sz w:val="24"/>
          <w:szCs w:val="24"/>
        </w:rPr>
        <w:fldChar w:fldCharType="begin"/>
      </w:r>
      <w:r w:rsidR="00FD2558">
        <w:rPr>
          <w:sz w:val="24"/>
          <w:szCs w:val="24"/>
        </w:rPr>
        <w:instrText xml:space="preserve"> ADDIN ZOTERO_ITEM CSL_CITATION {"citationID":"bb1BuB5Q","properties":{"formattedCitation":"(43, 44)","plainCitation":"(43, 44)","noteIndex":0},"citationItems":[{"id":392,"uris":["http://zotero.org/users/5243746/items/RHWW5DR3"],"itemData":{"id":392,"type":"article-journal","container-title":"Experimental Brain Research","DOI":"10.1007/s00221-007-0899-y","ISSN":"0014-4819, 1432-1106","issue":"1","journalAbbreviation":"Exp Brain Res","language":"en","page":"13-30","source":"DOI.org (Crossref)","title":"On rhythmic and discrete movements: reflections, definitions and implications for motor control","title-short":"On rhythmic and discrete movements","volume":"181","author":[{"family":"Hogan","given":"Neville"},{"family":"Sternad","given":"Dagmar"}],"issued":{"date-parts":[["2007",6,29]]}}},{"id":900,"uris":["http://zotero.org/users/5243746/items/MW6Q96K6"],"itemData":{"id":900,"type":"article-journal","abstract":"Rhythmic movements, such as walking, chewing or scratching, are phylogenetically old motor behaviors found in many organisms, ranging from insects to primates. In contrast, discrete movements, such as reaching, grasping or kicking, are behaviors that have reached sophistication primarily in younger species, particularly primates. Neurophysiological and computational research on arm motor control has focused almost exclusively on discrete movements, essentially assuming similar neural circuitry for rhythmic tasks. In contrast, many behavioral studies have focused on rhythmic models, subsuming discrete movement as a special case. Here, using a human functional neuroimaging experiment, we show that in addition to areas activated in rhythmic movement, discrete movement involves several higher cortical planning areas, even when both movement conditions are confined to the same single wrist joint. These results provide neuroscientific evidence that rhythmic arm movement cannot be part of a more general discrete movement system and may require separate neurophysiological and theoretical treatment.","container-title":"Nature Neuroscience","DOI":"10.1038/nn1322","ISSN":"1546-1726","issue":"10","journalAbbreviation":"Nat Neurosci","language":"en","note":"Bandiera_abtest: a\nCg_type: Nature Research Journals\nnumber: 10\nPrimary_atype: Research\npublisher: Nature Publishing Group","page":"1136-1143","source":"www.nature.com","title":"Rhythmic arm movement is not discrete","volume":"7","author":[{"family":"Schaal","given":"Stefan"},{"family":"Sternad","given":"Dagmar"},{"family":"Osu","given":"Rieko"},{"family":"Kawato","given":"Mitsuo"}],"issued":{"date-parts":[["2004",10]]}}}],"schema":"https://github.com/citation-style-language/schema/raw/master/csl-citation.json"} </w:instrText>
      </w:r>
      <w:r w:rsidRPr="00E04D64">
        <w:rPr>
          <w:sz w:val="24"/>
          <w:szCs w:val="24"/>
        </w:rPr>
        <w:fldChar w:fldCharType="separate"/>
      </w:r>
      <w:r w:rsidR="00FD2558" w:rsidRPr="00FD2558">
        <w:rPr>
          <w:sz w:val="24"/>
        </w:rPr>
        <w:t>(43, 44)</w:t>
      </w:r>
      <w:r w:rsidRPr="00E04D64">
        <w:rPr>
          <w:sz w:val="24"/>
          <w:szCs w:val="24"/>
        </w:rPr>
        <w:fldChar w:fldCharType="end"/>
      </w:r>
      <w:r w:rsidRPr="00E04D64">
        <w:rPr>
          <w:sz w:val="24"/>
          <w:szCs w:val="24"/>
        </w:rPr>
        <w:t xml:space="preserve">, even if unified theories have been proposed </w:t>
      </w:r>
      <w:r w:rsidRPr="00E04D64">
        <w:rPr>
          <w:sz w:val="24"/>
          <w:szCs w:val="24"/>
        </w:rPr>
        <w:fldChar w:fldCharType="begin"/>
      </w:r>
      <w:r w:rsidR="00FD2558">
        <w:rPr>
          <w:sz w:val="24"/>
          <w:szCs w:val="24"/>
        </w:rPr>
        <w:instrText xml:space="preserve"> ADDIN ZOTERO_ITEM CSL_CITATION {"citationID":"DCNHhY5g","properties":{"formattedCitation":"(45, 46)","plainCitation":"(45, 46)","noteIndex":0},"citationItems":[{"id":129,"uris":["http://zotero.org/users/5243746/items/57784QXG"],"itemData":{"id":129,"type":"article-journal","abstract":"Rhythmic and discrete movements are frequently considered separately in motor control, probably because different techniques are commonly used to study and model them. Yet the increasing interest in finding a comprehensive model for movement generation requires bridging the different perspectives arising from the study of those two types of movements. In this article, we consider discrete and rhythmic movements within the framework of motor primitives, i.e., of modular generation of movements. In this way we hope to gain an insight into the functional relationships between discrete and rhythmic movements and thus into a suitable representation for both of them. Within this framework we can define four possible categories of modeling for discrete and rhythmic movements depending on the required command signals and on the spinal processes involved in the generation of the movements. These categories are first discussed in terms of biological concepts such as force fields and central pattern generators and then illustrated by several mathematical models based on dynamical system theory. A discussion on the plausibility of theses models concludes the work.","container-title":"Biological Cybernetics","DOI":"10.1007/s00422-010-0403-9","ISSN":"1432-0770","issue":"4","journalAbbreviation":"Biol Cybern","language":"eng","note":"PMID: 20697734","page":"319-338","source":"PubMed","title":"Modeling discrete and rhythmic movements through motor primitives: a review","title-short":"Modeling discrete and rhythmic movements through motor primitives","volume":"103","author":[{"family":"Degallier","given":"Sarah"},{"family":"Ijspeert","given":"Auke"}],"issued":{"date-parts":[["2010",10]]}}},{"id":127,"uris":["http://zotero.org/users/5243746/items/IVDVAJX5"],"itemData":{"id":127,"type":"article-journal","abstract":"The study investigates a single-joint movement task that combines a translatory and cyclic component with the objective to investigate the interaction of discrete and rhythmic movement elements. Participants performed an elbow movement in the horizontal plane, oscillating at a prescribed frequency around one target and shifting to a second target upon a trigger signal, without stopping the oscillation. Analyses focused on extracting the mutual influences of the rhythmic and the discrete component of the task. Major findings are: (1) The onset of the discrete movement was confined to a limited phase window in the rhythmic cycle. (2) Its duration was influenced by the period of oscillation. (3) The rhythmic oscillation was “perturbed” by the discrete movement as indicated by phase resetting. On the basis of these results we propose a model for the coordination of discrete and rhythmic actions (K. Matsuoka, Sustained oscillations generated by mutually inhibiting neurons with adaptations, Biological Cybernetics 52 (1985) 367–376; Mechanisms of frequency and pattern control in the neural rhythm generators, Biological Cybernetics 56 (1987) 345–353). For rhythmic movements an oscillatory pattern generator is developed following models of half-center oscillations (D. Bullock, S. Grossberg, The VITE model: a neural command circuit for generating arm and articulated trajectories, in: J.A.S. Kelso, A.J. Mandel, M. F. Shlesinger (Eds.), Dynamic Patterns in Complex Systems, World Scientific, Singapore, 1988, pp. 305–326). For discrete movements a point attractor dynamics is developed close to the VITE model For each joint degree of freedom both pattern generators co-exist but exert mutual inhibition onto each other. The suggested modeling framework provides a unified account for both discrete and rhythmic movements on the basis of neuronal circuitry. Simulation results demonstrated that the effects observed in human performance can be replicated using the two pattern generators with a mutually inhibiting coupling.","collection-title":"Debates in Dynamics","container-title":"Human Movement Science","DOI":"10.1016/S0167-9457(00)00028-2","ISSN":"0167-9457","issue":"4","journalAbbreviation":"Human Movement Science","page":"627-664","source":"ScienceDirect","title":"Interaction of rhythmic and discrete pattern generators in single-joint movements","volume":"19","author":[{"family":"Sternad","given":"Dagmar"},{"family":"Dean","given":"William J."},{"family":"Schaal","given":"Stefan"}],"issued":{"date-parts":[["2000",10,1]]}}}],"schema":"https://github.com/citation-style-language/schema/raw/master/csl-citation.json"} </w:instrText>
      </w:r>
      <w:r w:rsidRPr="00E04D64">
        <w:rPr>
          <w:sz w:val="24"/>
          <w:szCs w:val="24"/>
        </w:rPr>
        <w:fldChar w:fldCharType="separate"/>
      </w:r>
      <w:r w:rsidR="00FD2558" w:rsidRPr="00FD2558">
        <w:rPr>
          <w:sz w:val="24"/>
        </w:rPr>
        <w:t>(45, 46)</w:t>
      </w:r>
      <w:r w:rsidRPr="00E04D64">
        <w:rPr>
          <w:sz w:val="24"/>
          <w:szCs w:val="24"/>
        </w:rPr>
        <w:fldChar w:fldCharType="end"/>
      </w:r>
      <w:r w:rsidRPr="00E04D64">
        <w:rPr>
          <w:sz w:val="24"/>
          <w:szCs w:val="24"/>
        </w:rPr>
        <w:t xml:space="preserve">. Consequently, impedance variations results </w:t>
      </w:r>
      <w:r w:rsidR="005859D0">
        <w:rPr>
          <w:sz w:val="24"/>
          <w:szCs w:val="24"/>
        </w:rPr>
        <w:t>during</w:t>
      </w:r>
      <w:r w:rsidRPr="00E04D64">
        <w:rPr>
          <w:sz w:val="24"/>
          <w:szCs w:val="24"/>
        </w:rPr>
        <w:t xml:space="preserve"> di</w:t>
      </w:r>
      <w:r w:rsidR="005859D0">
        <w:rPr>
          <w:sz w:val="24"/>
          <w:szCs w:val="24"/>
        </w:rPr>
        <w:t>screte tasks might not transfer</w:t>
      </w:r>
      <w:r w:rsidRPr="00E04D64">
        <w:rPr>
          <w:sz w:val="24"/>
          <w:szCs w:val="24"/>
        </w:rPr>
        <w:t xml:space="preserve"> to rhythmic movements. The results of the endpoint impedance estimation described in this study also indicate significant variations of the impedance parameters at three key point phases of the ball bouncing cycle. </w:t>
      </w:r>
    </w:p>
    <w:p w14:paraId="6A1E9680" w14:textId="2D6415CD" w:rsidR="005715AB" w:rsidRPr="00E04D64" w:rsidRDefault="005715AB" w:rsidP="005715AB">
      <w:pPr>
        <w:pStyle w:val="Corpsdetexte"/>
        <w:spacing w:before="111" w:line="360" w:lineRule="auto"/>
        <w:ind w:left="142"/>
        <w:jc w:val="both"/>
        <w:rPr>
          <w:sz w:val="24"/>
          <w:szCs w:val="24"/>
        </w:rPr>
      </w:pPr>
      <w:r w:rsidRPr="00E04D64">
        <w:rPr>
          <w:sz w:val="24"/>
          <w:szCs w:val="24"/>
        </w:rPr>
        <w:t xml:space="preserve">The lowest stiffness values are obtained at </w:t>
      </w:r>
      <w:proofErr w:type="gramStart"/>
      <w:r w:rsidRPr="00E04D64">
        <w:rPr>
          <w:sz w:val="24"/>
          <w:szCs w:val="24"/>
        </w:rPr>
        <w:t xml:space="preserve">phase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which takes place 0.3 </w:t>
      </w:r>
      <w:r w:rsidR="005859D0">
        <w:rPr>
          <w:sz w:val="24"/>
          <w:szCs w:val="24"/>
        </w:rPr>
        <w:t>s</w:t>
      </w:r>
      <w:r w:rsidRPr="00E04D64">
        <w:rPr>
          <w:sz w:val="24"/>
          <w:szCs w:val="24"/>
        </w:rPr>
        <w:t xml:space="preserve"> after the impact, and progresses to reach the highest values right before the impact at phase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0.3 s before the impact. As detailed in the result section, this increase is almost linear throughout the three phases, with </w:t>
      </w:r>
      <w:r w:rsidR="00A24703">
        <w:rPr>
          <w:sz w:val="24"/>
          <w:szCs w:val="24"/>
        </w:rPr>
        <w:t xml:space="preserve">a </w:t>
      </w:r>
      <w:r w:rsidRPr="00E04D64">
        <w:rPr>
          <w:sz w:val="24"/>
          <w:szCs w:val="24"/>
        </w:rPr>
        <w:t xml:space="preserve">significant growth of 53% between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w:t>
      </w:r>
      <w:proofErr w:type="gramStart"/>
      <w:r w:rsidRPr="00E04D64">
        <w:rPr>
          <w:sz w:val="24"/>
          <w:szCs w:val="24"/>
        </w:rPr>
        <w:t xml:space="preserve">and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Pr>
          <w:sz w:val="24"/>
          <w:szCs w:val="24"/>
        </w:rPr>
        <w:t xml:space="preserve">, </w:t>
      </w:r>
      <w:commentRangeStart w:id="55"/>
      <w:r>
        <w:rPr>
          <w:sz w:val="24"/>
          <w:szCs w:val="24"/>
        </w:rPr>
        <w:t>i</w:t>
      </w:r>
      <w:proofErr w:type="spellStart"/>
      <w:r w:rsidR="00A24703">
        <w:rPr>
          <w:sz w:val="24"/>
          <w:szCs w:val="24"/>
        </w:rPr>
        <w:t>mplying</w:t>
      </w:r>
      <w:proofErr w:type="spellEnd"/>
      <w:r>
        <w:rPr>
          <w:sz w:val="24"/>
          <w:szCs w:val="24"/>
        </w:rPr>
        <w:t xml:space="preserve"> </w:t>
      </w:r>
      <w:r w:rsidRPr="00E04D64">
        <w:rPr>
          <w:sz w:val="24"/>
          <w:szCs w:val="24"/>
        </w:rPr>
        <w:t>smaller displacements when subject to equivalent force</w:t>
      </w:r>
      <w:r>
        <w:rPr>
          <w:sz w:val="24"/>
          <w:szCs w:val="24"/>
        </w:rPr>
        <w:t>.</w:t>
      </w:r>
      <w:commentRangeEnd w:id="55"/>
      <w:r>
        <w:rPr>
          <w:rStyle w:val="Marquedecommentaire"/>
        </w:rPr>
        <w:commentReference w:id="55"/>
      </w:r>
    </w:p>
    <w:p w14:paraId="32808D3C" w14:textId="114E3582" w:rsidR="005715AB" w:rsidRPr="00E04D64" w:rsidRDefault="005715AB" w:rsidP="005715AB">
      <w:pPr>
        <w:pStyle w:val="Corpsdetexte"/>
        <w:spacing w:before="111" w:line="360" w:lineRule="auto"/>
        <w:ind w:left="142"/>
        <w:jc w:val="both"/>
        <w:rPr>
          <w:sz w:val="24"/>
          <w:szCs w:val="24"/>
        </w:rPr>
      </w:pPr>
      <w:r w:rsidRPr="00E04D64">
        <w:rPr>
          <w:sz w:val="24"/>
          <w:szCs w:val="24"/>
        </w:rPr>
        <w:t xml:space="preserve">Counter-intuitively, the endpoint damping reached its lowest values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(no significant difference </w:t>
      </w:r>
      <w:proofErr w:type="gramStart"/>
      <w:r w:rsidRPr="00E04D64">
        <w:rPr>
          <w:sz w:val="24"/>
          <w:szCs w:val="24"/>
        </w:rPr>
        <w:t xml:space="preserve">with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and highest val</w:t>
      </w:r>
      <w:proofErr w:type="spellStart"/>
      <w:r w:rsidRPr="00E04D64">
        <w:rPr>
          <w:sz w:val="24"/>
          <w:szCs w:val="24"/>
        </w:rPr>
        <w:t>ue</w:t>
      </w:r>
      <w:proofErr w:type="spellEnd"/>
      <w:r w:rsidRPr="00E04D64">
        <w:rPr>
          <w:sz w:val="24"/>
          <w:szCs w:val="24"/>
        </w:rPr>
        <w:t xml:space="preserve"> in the middle of the decreasing phase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 xml:space="preserve">, with significant differences </w:t>
      </w:r>
      <w:r w:rsidR="002673F9">
        <w:rPr>
          <w:sz w:val="24"/>
          <w:szCs w:val="24"/>
        </w:rPr>
        <w:t>from</w:t>
      </w:r>
      <w:r w:rsidRPr="00E04D64">
        <w:rPr>
          <w:sz w:val="24"/>
          <w:szCs w:val="24"/>
        </w:rPr>
        <w:t xml:space="preserve"> the other two phases. One might have expected a behavior correlated with the endpoint stiffness to improve perturbation rejection. Indeed the damping factor of a second-order model is proportional to the damping B of the impedance model, and the settling time of such a model is inversely proportional to the damping factor. If we consider the average parameters of all participants for each phase, the settling time in response to a force pulse of both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is 0.43 s, while it is about 0.34 s for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w:t>
      </w:r>
      <w:r>
        <w:rPr>
          <w:sz w:val="24"/>
          <w:szCs w:val="24"/>
        </w:rPr>
        <w:t xml:space="preserve"> </w:t>
      </w:r>
      <w:commentRangeStart w:id="56"/>
      <w:r>
        <w:rPr>
          <w:sz w:val="24"/>
          <w:szCs w:val="24"/>
        </w:rPr>
        <w:t>T</w:t>
      </w:r>
      <w:r w:rsidR="00D70CF7">
        <w:rPr>
          <w:sz w:val="24"/>
          <w:szCs w:val="24"/>
        </w:rPr>
        <w:t>herefore,</w:t>
      </w:r>
      <w:r>
        <w:rPr>
          <w:sz w:val="24"/>
          <w:szCs w:val="24"/>
        </w:rPr>
        <w:t xml:space="preserve"> at</w:t>
      </w:r>
      <w:r w:rsidR="00D70CF7">
        <w:rPr>
          <w:sz w:val="24"/>
          <w:szCs w:val="24"/>
        </w:rPr>
        <w:t xml:space="preserve"> </w:t>
      </w:r>
      <w:proofErr w:type="gramStart"/>
      <w:r w:rsidR="00D70CF7">
        <w:rPr>
          <w:sz w:val="24"/>
          <w:szCs w:val="24"/>
        </w:rPr>
        <w:t>phase</w:t>
      </w:r>
      <w:r>
        <w:rPr>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00D70CF7">
        <w:rPr>
          <w:sz w:val="24"/>
          <w:szCs w:val="24"/>
        </w:rPr>
        <w:t>,</w:t>
      </w:r>
      <w:r>
        <w:rPr>
          <w:sz w:val="24"/>
          <w:szCs w:val="24"/>
        </w:rPr>
        <w:t xml:space="preserve"> the arm returns faster to its equilibrium position.</w:t>
      </w:r>
      <w:r w:rsidRPr="00E04D64">
        <w:rPr>
          <w:sz w:val="24"/>
          <w:szCs w:val="24"/>
        </w:rPr>
        <w:t xml:space="preserve"> </w:t>
      </w:r>
      <w:commentRangeEnd w:id="56"/>
      <w:r>
        <w:rPr>
          <w:rStyle w:val="Marquedecommentaire"/>
        </w:rPr>
        <w:commentReference w:id="56"/>
      </w:r>
      <w:r w:rsidRPr="00E04D64">
        <w:rPr>
          <w:sz w:val="24"/>
          <w:szCs w:val="24"/>
        </w:rPr>
        <w:t>Endpoint damping variations seem uncorrelated with the expected requirem</w:t>
      </w:r>
      <w:r w:rsidR="00D70CF7">
        <w:rPr>
          <w:sz w:val="24"/>
          <w:szCs w:val="24"/>
        </w:rPr>
        <w:t>ents imposed by the hybrid task</w:t>
      </w:r>
      <w:r w:rsidRPr="00E04D64">
        <w:rPr>
          <w:sz w:val="24"/>
          <w:szCs w:val="24"/>
        </w:rPr>
        <w:t xml:space="preserve"> since an increase in </w:t>
      </w:r>
      <w:r w:rsidR="00D70CF7">
        <w:rPr>
          <w:sz w:val="24"/>
          <w:szCs w:val="24"/>
        </w:rPr>
        <w:t xml:space="preserve">the </w:t>
      </w:r>
      <w:r w:rsidRPr="00E04D64">
        <w:rPr>
          <w:sz w:val="24"/>
          <w:szCs w:val="24"/>
        </w:rPr>
        <w:t>time response would decrease the perturbation rejection performance.</w:t>
      </w:r>
    </w:p>
    <w:p w14:paraId="08B6FD62" w14:textId="56FE59CD" w:rsidR="005715AB" w:rsidRPr="00E04D64" w:rsidRDefault="005715AB" w:rsidP="005715AB">
      <w:pPr>
        <w:pStyle w:val="Corpsdetexte"/>
        <w:spacing w:before="111" w:line="360" w:lineRule="auto"/>
        <w:ind w:left="142"/>
        <w:jc w:val="both"/>
        <w:rPr>
          <w:sz w:val="24"/>
          <w:szCs w:val="24"/>
        </w:rPr>
      </w:pPr>
      <w:r w:rsidRPr="00E04D64">
        <w:rPr>
          <w:sz w:val="24"/>
          <w:szCs w:val="24"/>
        </w:rPr>
        <w:t xml:space="preserve">It is essential to remind that the identifications are conducted on 150 </w:t>
      </w:r>
      <w:proofErr w:type="spellStart"/>
      <w:r w:rsidRPr="00E04D64">
        <w:rPr>
          <w:sz w:val="24"/>
          <w:szCs w:val="24"/>
        </w:rPr>
        <w:t>ms</w:t>
      </w:r>
      <w:proofErr w:type="spellEnd"/>
      <w:r w:rsidRPr="00E04D64">
        <w:rPr>
          <w:sz w:val="24"/>
          <w:szCs w:val="24"/>
        </w:rPr>
        <w:t xml:space="preserve"> with the probably wrong assumption of constant parameters during that </w:t>
      </w:r>
      <w:proofErr w:type="gramStart"/>
      <w:r w:rsidRPr="00E04D64">
        <w:rPr>
          <w:sz w:val="24"/>
          <w:szCs w:val="24"/>
        </w:rPr>
        <w:t>time frame</w:t>
      </w:r>
      <w:proofErr w:type="gramEnd"/>
      <w:r w:rsidRPr="00E04D64">
        <w:rPr>
          <w:sz w:val="24"/>
          <w:szCs w:val="24"/>
        </w:rPr>
        <w:t xml:space="preserve">. Despite this, significant variations are observed within 0.6 s. </w:t>
      </w:r>
      <w:r w:rsidRPr="00E04D64">
        <w:rPr>
          <w:rStyle w:val="Marquedecommentaire"/>
          <w:sz w:val="24"/>
          <w:szCs w:val="24"/>
        </w:rPr>
        <w:commentReference w:id="57"/>
      </w:r>
      <w:r w:rsidRPr="00E04D64">
        <w:rPr>
          <w:sz w:val="24"/>
          <w:szCs w:val="24"/>
        </w:rPr>
        <w:t>Moreover</w:t>
      </w:r>
      <w:r w:rsidR="00D70CF7">
        <w:rPr>
          <w:sz w:val="24"/>
          <w:szCs w:val="24"/>
        </w:rPr>
        <w:t>,</w:t>
      </w:r>
      <w:r w:rsidRPr="00E04D64">
        <w:rPr>
          <w:sz w:val="24"/>
          <w:szCs w:val="24"/>
        </w:rPr>
        <w:t xml:space="preserve"> because of this assumption, parameters estimated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would be shifted aw</w:t>
      </w:r>
      <w:r w:rsidR="00D70CF7">
        <w:rPr>
          <w:sz w:val="24"/>
          <w:szCs w:val="24"/>
        </w:rPr>
        <w:t>ay from the perturbation</w:t>
      </w:r>
      <w:r w:rsidRPr="00E04D64">
        <w:rPr>
          <w:sz w:val="24"/>
          <w:szCs w:val="24"/>
        </w:rPr>
        <w:t xml:space="preserve"> while shifted closer to the perturbation </w:t>
      </w:r>
      <w:proofErr w:type="gramStart"/>
      <w:r w:rsidRPr="00E04D64">
        <w:rPr>
          <w:sz w:val="24"/>
          <w:szCs w:val="24"/>
        </w:rPr>
        <w:t xml:space="preserve">for </w:t>
      </w:r>
      <w:proofErr w:type="gramEnd"/>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3</m:t>
            </m:r>
          </m:sub>
        </m:sSub>
      </m:oMath>
      <w:r w:rsidRPr="00E04D64">
        <w:rPr>
          <w:sz w:val="24"/>
          <w:szCs w:val="24"/>
        </w:rPr>
        <w:t xml:space="preserve">, making both phases positioned in </w:t>
      </w:r>
      <w:commentRangeStart w:id="58"/>
      <w:r w:rsidRPr="00E04D64">
        <w:rPr>
          <w:sz w:val="24"/>
          <w:szCs w:val="24"/>
        </w:rPr>
        <w:t xml:space="preserve">a positive acceleration </w:t>
      </w:r>
      <w:commentRangeEnd w:id="58"/>
      <w:r w:rsidRPr="00E04D64">
        <w:rPr>
          <w:rStyle w:val="Marquedecommentaire"/>
          <w:sz w:val="24"/>
          <w:szCs w:val="24"/>
        </w:rPr>
        <w:commentReference w:id="58"/>
      </w:r>
      <w:r w:rsidRPr="00E04D64">
        <w:rPr>
          <w:sz w:val="24"/>
          <w:szCs w:val="24"/>
        </w:rPr>
        <w:t xml:space="preserve">cyclic phase, as opposed to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oMath>
      <w:r w:rsidRPr="00E04D64">
        <w:rPr>
          <w:sz w:val="24"/>
          <w:szCs w:val="24"/>
        </w:rPr>
        <w:t xml:space="preserve">. Therefore, damping variation </w:t>
      </w:r>
      <w:proofErr w:type="gramStart"/>
      <w:r w:rsidRPr="00E04D64">
        <w:rPr>
          <w:sz w:val="24"/>
          <w:szCs w:val="24"/>
        </w:rPr>
        <w:t>could be related</w:t>
      </w:r>
      <w:proofErr w:type="gramEnd"/>
      <w:r w:rsidRPr="00E04D64">
        <w:rPr>
          <w:sz w:val="24"/>
          <w:szCs w:val="24"/>
        </w:rPr>
        <w:t xml:space="preserve"> to velocity or the sign of acceleration. </w:t>
      </w:r>
    </w:p>
    <w:p w14:paraId="6F23501F" w14:textId="3C1C461B" w:rsidR="005715AB" w:rsidRPr="00E04D64" w:rsidRDefault="005715AB" w:rsidP="005715AB">
      <w:pPr>
        <w:pStyle w:val="Corpsdetexte"/>
        <w:spacing w:before="111" w:line="360" w:lineRule="auto"/>
        <w:ind w:left="142"/>
        <w:jc w:val="both"/>
        <w:rPr>
          <w:sz w:val="24"/>
          <w:szCs w:val="24"/>
        </w:rPr>
      </w:pPr>
      <w:commentRangeStart w:id="59"/>
      <w:r w:rsidRPr="00E04D64">
        <w:rPr>
          <w:sz w:val="24"/>
          <w:szCs w:val="24"/>
        </w:rPr>
        <w:t xml:space="preserve">The increase </w:t>
      </w:r>
      <w:proofErr w:type="gramStart"/>
      <w:r w:rsidRPr="00E04D64">
        <w:rPr>
          <w:sz w:val="24"/>
          <w:szCs w:val="24"/>
        </w:rPr>
        <w:t>in response time to perturbation rejection for the phases close to a predictable perturbation</w:t>
      </w:r>
      <w:proofErr w:type="gramEnd"/>
      <w:r w:rsidRPr="00E04D64">
        <w:rPr>
          <w:sz w:val="24"/>
          <w:szCs w:val="24"/>
        </w:rPr>
        <w:t xml:space="preserve"> might notify </w:t>
      </w:r>
      <w:r w:rsidR="00D70CF7">
        <w:rPr>
          <w:sz w:val="24"/>
          <w:szCs w:val="24"/>
        </w:rPr>
        <w:t>i</w:t>
      </w:r>
      <w:r w:rsidRPr="00E04D64">
        <w:rPr>
          <w:sz w:val="24"/>
          <w:szCs w:val="24"/>
        </w:rPr>
        <w:t xml:space="preserve">nvoluntary impedance variation. Indeed, it has been widely reported that joint impedance is related to the joint configuration and velocity </w:t>
      </w:r>
      <w:r w:rsidRPr="00E04D64">
        <w:rPr>
          <w:sz w:val="24"/>
          <w:szCs w:val="24"/>
        </w:rPr>
        <w:fldChar w:fldCharType="begin"/>
      </w:r>
      <w:r w:rsidR="00FD2558">
        <w:rPr>
          <w:sz w:val="24"/>
          <w:szCs w:val="24"/>
        </w:rPr>
        <w:instrText xml:space="preserve"> ADDIN ZOTERO_ITEM CSL_CITATION {"citationID":"ETruOqa2","properties":{"formattedCitation":"(47)","plainCitation":"(47)","noteIndex":0},"citationItems":[{"id":237,"uris":["http://zotero.org/users/5243746/items/GFI9UU59"],"itemData":{"id":237,"type":"article-journal","abstract":"Elbow joint stiffness is critical to positioning the hand. Abnormal elbow joint stiffness may affect a person's ability to participate in activities of daily living. In this work, elbow joint stiffness was measured in ten healthy young adults with a device adapted from one previously used to measure stiffness in other joints. Measurements of elbow stiffness involved applying a constant-velocity rotational movement to the elbow and measuring the resultant displacement, torque, and acceleration. Elbow stiffness was then computed using a previously-established model for joint stiffness. Measurements were made at two unique elbow joint angles, two speeds, and two forearm muscle contraction levels. The results indicate that the elbow joint stiffness is significantly affected by both rotational speed and forearm muscle contraction level.","container-title":"Journal of Biomechanics","DOI":"10.1016/j.jbiomech.2013.12.008","ISSN":"1873-2380","issue":"5","journalAbbreviation":"J Biomech","language":"eng","note":"PMID: 24433667","page":"1234-1237","source":"PubMed","title":"Dependence of elbow joint stiffness measurements on speed, angle, and muscle contraction level","volume":"47","author":[{"family":"Kuxhaus","given":"Laurel"},{"family":"Zeng","given":"Sisi"},{"family":"Robinson","given":"Charles J."}],"issued":{"date-parts":[["2014",3,21]]}}}],"schema":"https://github.com/citation-style-language/schema/raw/master/csl-citation.json"} </w:instrText>
      </w:r>
      <w:r w:rsidRPr="00E04D64">
        <w:rPr>
          <w:sz w:val="24"/>
          <w:szCs w:val="24"/>
        </w:rPr>
        <w:fldChar w:fldCharType="separate"/>
      </w:r>
      <w:r w:rsidR="00FD2558" w:rsidRPr="00FD2558">
        <w:rPr>
          <w:sz w:val="24"/>
        </w:rPr>
        <w:t>(47)</w:t>
      </w:r>
      <w:r w:rsidRPr="00E04D64">
        <w:rPr>
          <w:sz w:val="24"/>
          <w:szCs w:val="24"/>
        </w:rPr>
        <w:fldChar w:fldCharType="end"/>
      </w:r>
      <w:r w:rsidRPr="00E04D64">
        <w:rPr>
          <w:sz w:val="24"/>
          <w:szCs w:val="24"/>
        </w:rPr>
        <w:t xml:space="preserve">. </w:t>
      </w:r>
      <w:commentRangeEnd w:id="59"/>
      <w:r w:rsidRPr="00E04D64">
        <w:rPr>
          <w:rStyle w:val="Marquedecommentaire"/>
          <w:sz w:val="24"/>
          <w:szCs w:val="24"/>
        </w:rPr>
        <w:commentReference w:id="59"/>
      </w:r>
      <w:r w:rsidRPr="00E04D64">
        <w:rPr>
          <w:sz w:val="24"/>
          <w:szCs w:val="24"/>
        </w:rPr>
        <w:t>To reject this lat</w:t>
      </w:r>
      <w:r w:rsidR="00D70CF7">
        <w:rPr>
          <w:sz w:val="24"/>
          <w:szCs w:val="24"/>
        </w:rPr>
        <w:t>t</w:t>
      </w:r>
      <w:r w:rsidRPr="00E04D64">
        <w:rPr>
          <w:sz w:val="24"/>
          <w:szCs w:val="24"/>
        </w:rPr>
        <w:t xml:space="preserve">er hypothesis, an experience involving similar kinematics but varying interaction force </w:t>
      </w:r>
      <w:r w:rsidR="00D70CF7">
        <w:rPr>
          <w:sz w:val="24"/>
          <w:szCs w:val="24"/>
        </w:rPr>
        <w:t xml:space="preserve">could be tested </w:t>
      </w:r>
      <w:r w:rsidRPr="00E04D64">
        <w:rPr>
          <w:sz w:val="24"/>
          <w:szCs w:val="24"/>
        </w:rPr>
        <w:t>by changing the ball mass.</w:t>
      </w:r>
    </w:p>
    <w:p w14:paraId="10872625" w14:textId="77777777" w:rsidR="00F2510B" w:rsidRPr="00E04D64" w:rsidRDefault="00F2510B" w:rsidP="00E04D64">
      <w:pPr>
        <w:spacing w:line="360" w:lineRule="auto"/>
        <w:rPr>
          <w:sz w:val="24"/>
          <w:szCs w:val="24"/>
        </w:rPr>
      </w:pPr>
    </w:p>
    <w:p w14:paraId="2BCF06B3" w14:textId="04AD43F5" w:rsidR="00F2510B" w:rsidRPr="00E04D64" w:rsidRDefault="00F2510B" w:rsidP="00E04D64">
      <w:pPr>
        <w:pStyle w:val="Titre2"/>
        <w:spacing w:line="360" w:lineRule="auto"/>
        <w:rPr>
          <w:sz w:val="24"/>
          <w:szCs w:val="24"/>
        </w:rPr>
      </w:pPr>
      <w:r w:rsidRPr="00E04D64">
        <w:rPr>
          <w:sz w:val="24"/>
          <w:szCs w:val="24"/>
        </w:rPr>
        <w:lastRenderedPageBreak/>
        <w:t xml:space="preserve">Can endpoint-impedance parameters explain </w:t>
      </w:r>
      <w:r w:rsidR="002A0334" w:rsidRPr="00E04D64">
        <w:rPr>
          <w:sz w:val="24"/>
          <w:szCs w:val="24"/>
        </w:rPr>
        <w:t>performance</w:t>
      </w:r>
      <w:r w:rsidR="006157A6" w:rsidRPr="00E04D64">
        <w:rPr>
          <w:sz w:val="24"/>
          <w:szCs w:val="24"/>
        </w:rPr>
        <w:t xml:space="preserve">? </w:t>
      </w:r>
    </w:p>
    <w:p w14:paraId="116FDB77" w14:textId="366863FB" w:rsidR="001358E3" w:rsidRPr="00E04D64" w:rsidRDefault="00EE2370" w:rsidP="00E04D64">
      <w:pPr>
        <w:pStyle w:val="Corpsdetexte"/>
        <w:spacing w:before="111" w:line="360" w:lineRule="auto"/>
        <w:ind w:left="142"/>
        <w:jc w:val="both"/>
        <w:rPr>
          <w:sz w:val="24"/>
          <w:szCs w:val="24"/>
        </w:rPr>
      </w:pPr>
      <w:r w:rsidRPr="00E04D64">
        <w:rPr>
          <w:sz w:val="24"/>
          <w:szCs w:val="24"/>
        </w:rPr>
        <w:t>During a point</w:t>
      </w:r>
      <w:r w:rsidR="00A10F19" w:rsidRPr="00E04D64">
        <w:rPr>
          <w:sz w:val="24"/>
          <w:szCs w:val="24"/>
        </w:rPr>
        <w:t>-</w:t>
      </w:r>
      <w:r w:rsidRPr="00E04D64">
        <w:rPr>
          <w:sz w:val="24"/>
          <w:szCs w:val="24"/>
        </w:rPr>
        <w:t>to</w:t>
      </w:r>
      <w:r w:rsidR="00A10F19" w:rsidRPr="00E04D64">
        <w:rPr>
          <w:sz w:val="24"/>
          <w:szCs w:val="24"/>
        </w:rPr>
        <w:t>-</w:t>
      </w:r>
      <w:r w:rsidRPr="00E04D64">
        <w:rPr>
          <w:sz w:val="24"/>
          <w:szCs w:val="24"/>
        </w:rPr>
        <w:t xml:space="preserve">point task, </w:t>
      </w:r>
      <w:proofErr w:type="spellStart"/>
      <w:r w:rsidR="002C6066" w:rsidRPr="00E04D64">
        <w:rPr>
          <w:sz w:val="24"/>
          <w:szCs w:val="24"/>
        </w:rPr>
        <w:t>Burdet</w:t>
      </w:r>
      <w:proofErr w:type="spellEnd"/>
      <w:r w:rsidR="002C6066" w:rsidRPr="00E04D64">
        <w:rPr>
          <w:sz w:val="24"/>
          <w:szCs w:val="24"/>
        </w:rPr>
        <w:t xml:space="preserve"> et al. </w:t>
      </w:r>
      <w:r w:rsidR="004B2768" w:rsidRPr="00E04D64">
        <w:rPr>
          <w:sz w:val="24"/>
          <w:szCs w:val="24"/>
        </w:rPr>
        <w:fldChar w:fldCharType="begin"/>
      </w:r>
      <w:r w:rsidR="00FD2558">
        <w:rPr>
          <w:sz w:val="24"/>
          <w:szCs w:val="24"/>
        </w:rPr>
        <w:instrText xml:space="preserve"> ADDIN ZOTERO_ITEM CSL_CITATION {"citationID":"rfaR9QT7","properties":{"formattedCitation":"(1)","plainCitation":"(1)","noteIndex":0},"citationItems":[{"id":7,"uris":["http://zotero.org/users/5243746/items/9CHZY29Z"],"itemData":{"id":7,"type":"article-journal","abstract":"To manipulate objects or to use tools we must compensate for any\nforces  arising  from  interaction  with  the  physical  environment.\nRecent  studies  indicate  that  this  compensation  is  achieved  by\nlearning  an  internal  model  of  the  dynamics\n1±6\n,  that  is,  a  neural\nrepresentation   of   the   relation   between   motor   command   and movement\n5,7\n. In these studies interaction with the physical envir-\nonment  was  stable,  but  many  common  tasks  are  intrinsically\nunstable\n8,9\n.  For  example,  keeping  a  screwdriver  in  the  slot  of  a\nscrew  is  unstable  because  excessive  force  parallel  to  the  slot  can\ncause  the  screwdriver  to  slip  and  because  misdirected  force  can\ncause  loss  of  contact  between  the  screwdriver  and  the  screw.\nStability may be dependent on the control of mechanical imped-\nance   in   the   human   arm   because   mechanical   impedance   can\ngenerate forces which resist destabilizing motion. Here we exam-\nined  arm  movements  in  an  unstable  dynamic  environment  cre-\nated by a robotic interface. Our results show that humans learn to\nstabilize unstable dynamics using the skilful and energy-efÆcient\nstrategy of selective control of impedance geometry.","container-title":"Nature","DOI":"10.1038/35106566","ISSN":"0028-0836, 1476-4687","issue":"6862","language":"en","page":"446-449","source":"Crossref","title":"The central nervous system stabilizes unstable dynamics by learning optimal impedance","volume":"414","author":[{"family":"Burdet","given":"Etienne"},{"family":"Osu","given":"Rieko"},{"family":"Franklin","given":"David W."},{"family":"Milner","given":"Theodore E."},{"family":"Kawato","given":"Mitsuo"}],"issued":{"date-parts":[["2001",11]]}},"suppress-author":true}],"schema":"https://github.com/citation-style-language/schema/raw/master/csl-citation.json"} </w:instrText>
      </w:r>
      <w:r w:rsidR="004B2768" w:rsidRPr="00E04D64">
        <w:rPr>
          <w:sz w:val="24"/>
          <w:szCs w:val="24"/>
        </w:rPr>
        <w:fldChar w:fldCharType="separate"/>
      </w:r>
      <w:r w:rsidR="00FD2558" w:rsidRPr="00FD2558">
        <w:rPr>
          <w:sz w:val="24"/>
        </w:rPr>
        <w:t>(1)</w:t>
      </w:r>
      <w:r w:rsidR="004B2768" w:rsidRPr="00E04D64">
        <w:rPr>
          <w:sz w:val="24"/>
          <w:szCs w:val="24"/>
        </w:rPr>
        <w:fldChar w:fldCharType="end"/>
      </w:r>
      <w:r w:rsidR="0049497A" w:rsidRPr="00E04D64">
        <w:rPr>
          <w:sz w:val="24"/>
          <w:szCs w:val="24"/>
        </w:rPr>
        <w:t xml:space="preserve"> reported a selective increase of </w:t>
      </w:r>
      <w:r w:rsidR="002E01AA" w:rsidRPr="00E04D64">
        <w:rPr>
          <w:sz w:val="24"/>
          <w:szCs w:val="24"/>
        </w:rPr>
        <w:t>stiffness in the direction of</w:t>
      </w:r>
      <w:r w:rsidR="0049497A" w:rsidRPr="00E04D64">
        <w:rPr>
          <w:sz w:val="24"/>
          <w:szCs w:val="24"/>
        </w:rPr>
        <w:t xml:space="preserve"> instability generated by </w:t>
      </w:r>
      <w:r w:rsidR="00B72DB2" w:rsidRPr="00E04D64">
        <w:rPr>
          <w:sz w:val="24"/>
          <w:szCs w:val="24"/>
        </w:rPr>
        <w:t>a force field</w:t>
      </w:r>
      <w:r w:rsidR="001B7F6A" w:rsidRPr="00E04D64">
        <w:rPr>
          <w:sz w:val="24"/>
          <w:szCs w:val="24"/>
        </w:rPr>
        <w:t xml:space="preserve"> </w:t>
      </w:r>
      <w:r w:rsidR="00B72DB2" w:rsidRPr="00E04D64">
        <w:rPr>
          <w:sz w:val="24"/>
          <w:szCs w:val="24"/>
        </w:rPr>
        <w:t>but a low impedance in the direction of the movement.</w:t>
      </w:r>
      <w:r w:rsidR="0049497A" w:rsidRPr="00E04D64">
        <w:rPr>
          <w:sz w:val="24"/>
          <w:szCs w:val="24"/>
        </w:rPr>
        <w:t xml:space="preserve"> As explained by the author</w:t>
      </w:r>
      <w:r w:rsidR="00431BE7" w:rsidRPr="00E04D64">
        <w:rPr>
          <w:sz w:val="24"/>
          <w:szCs w:val="24"/>
        </w:rPr>
        <w:t>s</w:t>
      </w:r>
      <w:r w:rsidR="0049497A" w:rsidRPr="00E04D64">
        <w:rPr>
          <w:sz w:val="24"/>
          <w:szCs w:val="24"/>
        </w:rPr>
        <w:t>, since co-contract</w:t>
      </w:r>
      <w:r w:rsidR="001B7F6A" w:rsidRPr="00E04D64">
        <w:rPr>
          <w:sz w:val="24"/>
          <w:szCs w:val="24"/>
        </w:rPr>
        <w:t>ions have a high metabolic cost</w:t>
      </w:r>
      <w:r w:rsidR="0049497A" w:rsidRPr="00E04D64">
        <w:rPr>
          <w:sz w:val="24"/>
          <w:szCs w:val="24"/>
        </w:rPr>
        <w:t xml:space="preserve"> and full </w:t>
      </w:r>
      <w:r w:rsidR="00D70CF7">
        <w:rPr>
          <w:sz w:val="24"/>
          <w:szCs w:val="24"/>
        </w:rPr>
        <w:t>central nervous system (</w:t>
      </w:r>
      <w:r w:rsidR="0049497A" w:rsidRPr="00E04D64">
        <w:rPr>
          <w:sz w:val="24"/>
          <w:szCs w:val="24"/>
        </w:rPr>
        <w:t>CNS</w:t>
      </w:r>
      <w:r w:rsidR="00D70CF7">
        <w:rPr>
          <w:sz w:val="24"/>
          <w:szCs w:val="24"/>
        </w:rPr>
        <w:t>)</w:t>
      </w:r>
      <w:r w:rsidR="0049497A" w:rsidRPr="00E04D64">
        <w:rPr>
          <w:sz w:val="24"/>
          <w:szCs w:val="24"/>
        </w:rPr>
        <w:t xml:space="preserve"> control is computationally costly, </w:t>
      </w:r>
      <w:r w:rsidRPr="00E04D64">
        <w:rPr>
          <w:sz w:val="24"/>
          <w:szCs w:val="24"/>
        </w:rPr>
        <w:t xml:space="preserve">the CNS </w:t>
      </w:r>
      <w:r w:rsidR="00376494" w:rsidRPr="00E04D64">
        <w:rPr>
          <w:sz w:val="24"/>
          <w:szCs w:val="24"/>
        </w:rPr>
        <w:t>is facing</w:t>
      </w:r>
      <w:r w:rsidRPr="00E04D64">
        <w:rPr>
          <w:sz w:val="24"/>
          <w:szCs w:val="24"/>
        </w:rPr>
        <w:t xml:space="preserve"> an optimization problem</w:t>
      </w:r>
      <w:r w:rsidR="00376494" w:rsidRPr="00E04D64">
        <w:rPr>
          <w:sz w:val="24"/>
          <w:szCs w:val="24"/>
        </w:rPr>
        <w:t xml:space="preserve"> to enhance robustness in the direction of perturbation while minimizing metabolic cost.</w:t>
      </w:r>
      <w:r w:rsidR="00F3269E" w:rsidRPr="00E04D64">
        <w:rPr>
          <w:sz w:val="24"/>
          <w:szCs w:val="24"/>
        </w:rPr>
        <w:t xml:space="preserve"> </w:t>
      </w:r>
      <w:r w:rsidR="001B7F6A" w:rsidRPr="00E04D64">
        <w:rPr>
          <w:sz w:val="24"/>
          <w:szCs w:val="24"/>
        </w:rPr>
        <w:t>After some trials, t</w:t>
      </w:r>
      <w:r w:rsidR="00E032EE" w:rsidRPr="00E04D64">
        <w:rPr>
          <w:sz w:val="24"/>
          <w:szCs w:val="24"/>
        </w:rPr>
        <w:t>he adaptation of the stiffness in the absence of the destabilizing force underlined the</w:t>
      </w:r>
      <w:r w:rsidR="00F3269E" w:rsidRPr="00E04D64">
        <w:rPr>
          <w:sz w:val="24"/>
          <w:szCs w:val="24"/>
        </w:rPr>
        <w:t xml:space="preserve"> learning of</w:t>
      </w:r>
      <w:r w:rsidR="00E032EE" w:rsidRPr="00E04D64">
        <w:rPr>
          <w:sz w:val="24"/>
          <w:szCs w:val="24"/>
        </w:rPr>
        <w:t xml:space="preserve"> the optimal endpoint impedance</w:t>
      </w:r>
      <w:r w:rsidR="006B69D3" w:rsidRPr="00E04D64">
        <w:rPr>
          <w:sz w:val="24"/>
          <w:szCs w:val="24"/>
        </w:rPr>
        <w:t xml:space="preserve">. </w:t>
      </w:r>
      <w:proofErr w:type="gramStart"/>
      <w:r w:rsidR="006B69D3" w:rsidRPr="00E04D64">
        <w:rPr>
          <w:sz w:val="24"/>
          <w:szCs w:val="24"/>
        </w:rPr>
        <w:t>T</w:t>
      </w:r>
      <w:r w:rsidR="00B86200" w:rsidRPr="00E04D64">
        <w:rPr>
          <w:sz w:val="24"/>
          <w:szCs w:val="24"/>
        </w:rPr>
        <w:t>he</w:t>
      </w:r>
      <w:r w:rsidR="00F761E2">
        <w:rPr>
          <w:sz w:val="24"/>
          <w:szCs w:val="24"/>
        </w:rPr>
        <w:t>refore</w:t>
      </w:r>
      <w:proofErr w:type="gramEnd"/>
      <w:r w:rsidR="00F761E2">
        <w:rPr>
          <w:sz w:val="24"/>
          <w:szCs w:val="24"/>
        </w:rPr>
        <w:t xml:space="preserve"> the</w:t>
      </w:r>
      <w:r w:rsidR="00B86200" w:rsidRPr="00E04D64">
        <w:rPr>
          <w:sz w:val="24"/>
          <w:szCs w:val="24"/>
        </w:rPr>
        <w:t xml:space="preserve"> CNS </w:t>
      </w:r>
      <w:r w:rsidR="00F761E2">
        <w:rPr>
          <w:sz w:val="24"/>
          <w:szCs w:val="24"/>
        </w:rPr>
        <w:t>can adapt</w:t>
      </w:r>
      <w:r w:rsidR="00B86200" w:rsidRPr="00E04D64">
        <w:rPr>
          <w:sz w:val="24"/>
          <w:szCs w:val="24"/>
        </w:rPr>
        <w:t xml:space="preserve"> not only t</w:t>
      </w:r>
      <w:r w:rsidR="00F761E2">
        <w:rPr>
          <w:sz w:val="24"/>
          <w:szCs w:val="24"/>
        </w:rPr>
        <w:t>he endpoint stiffness magnitude</w:t>
      </w:r>
      <w:r w:rsidR="00B86200" w:rsidRPr="00E04D64">
        <w:rPr>
          <w:sz w:val="24"/>
          <w:szCs w:val="24"/>
        </w:rPr>
        <w:t xml:space="preserve"> but also the end</w:t>
      </w:r>
      <w:r w:rsidR="00F761E2">
        <w:rPr>
          <w:sz w:val="24"/>
          <w:szCs w:val="24"/>
        </w:rPr>
        <w:t>point stiffness geometry (shape</w:t>
      </w:r>
      <w:r w:rsidR="00B86200" w:rsidRPr="00E04D64">
        <w:rPr>
          <w:sz w:val="24"/>
          <w:szCs w:val="24"/>
        </w:rPr>
        <w:t xml:space="preserve"> and orientation) in a predictive way that is independent of the force required to compensate </w:t>
      </w:r>
      <w:r w:rsidR="00F761E2">
        <w:rPr>
          <w:sz w:val="24"/>
          <w:szCs w:val="24"/>
        </w:rPr>
        <w:t xml:space="preserve">for </w:t>
      </w:r>
      <w:r w:rsidR="00B86200" w:rsidRPr="00E04D64">
        <w:rPr>
          <w:sz w:val="24"/>
          <w:szCs w:val="24"/>
        </w:rPr>
        <w:t>the newly imposed dynamics.</w:t>
      </w:r>
      <w:r w:rsidR="00784D20" w:rsidRPr="00E04D64">
        <w:rPr>
          <w:sz w:val="24"/>
          <w:szCs w:val="24"/>
        </w:rPr>
        <w:t xml:space="preserve"> </w:t>
      </w:r>
    </w:p>
    <w:p w14:paraId="0B43135D" w14:textId="1C997DB5" w:rsidR="006B69D3" w:rsidRPr="00E04D64" w:rsidRDefault="00784D20" w:rsidP="00E04D64">
      <w:pPr>
        <w:pStyle w:val="Corpsdetexte"/>
        <w:spacing w:before="111" w:line="360" w:lineRule="auto"/>
        <w:ind w:left="142"/>
        <w:jc w:val="both"/>
        <w:rPr>
          <w:sz w:val="24"/>
          <w:szCs w:val="24"/>
        </w:rPr>
      </w:pPr>
      <w:r w:rsidRPr="00E04D64">
        <w:rPr>
          <w:sz w:val="24"/>
          <w:szCs w:val="24"/>
        </w:rPr>
        <w:t xml:space="preserve">In two other experiments, </w:t>
      </w:r>
      <w:proofErr w:type="spellStart"/>
      <w:r w:rsidR="004B2768" w:rsidRPr="00E04D64">
        <w:rPr>
          <w:sz w:val="24"/>
          <w:szCs w:val="24"/>
        </w:rPr>
        <w:t>Erden</w:t>
      </w:r>
      <w:proofErr w:type="spellEnd"/>
      <w:r w:rsidR="004B2768" w:rsidRPr="00E04D64">
        <w:rPr>
          <w:sz w:val="24"/>
          <w:szCs w:val="24"/>
        </w:rPr>
        <w:t xml:space="preserve"> and </w:t>
      </w:r>
      <w:proofErr w:type="spellStart"/>
      <w:r w:rsidR="004B2768" w:rsidRPr="00E04D64">
        <w:rPr>
          <w:sz w:val="24"/>
          <w:szCs w:val="24"/>
        </w:rPr>
        <w:t>Billard</w:t>
      </w:r>
      <w:proofErr w:type="spellEnd"/>
      <w:r w:rsidR="004B2768" w:rsidRPr="00E04D64">
        <w:rPr>
          <w:sz w:val="24"/>
          <w:szCs w:val="24"/>
        </w:rPr>
        <w:t xml:space="preserve"> </w:t>
      </w:r>
      <w:r w:rsidR="004B2768" w:rsidRPr="00E04D64">
        <w:rPr>
          <w:sz w:val="24"/>
          <w:szCs w:val="24"/>
        </w:rPr>
        <w:fldChar w:fldCharType="begin"/>
      </w:r>
      <w:r w:rsidR="00FD2558">
        <w:rPr>
          <w:sz w:val="24"/>
          <w:szCs w:val="24"/>
        </w:rPr>
        <w:instrText xml:space="preserve"> ADDIN ZOTERO_ITEM CSL_CITATION {"citationID":"AXYmLzPY","properties":{"formattedCitation":"(13, 36)","plainCitation":"(13, 36)","noteIndex":0},"citationItems":[{"id":84,"uris":["http://zotero.org/users/5243746/items/QEULASSE"],"itemData":{"id":84,"type":"article-journal","abstract":"This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S."},{"family":"Billard","given":"A."}],"issued":{"date-parts":[["2015",2]]}},"label":"page","suppress-author":true},{"id":8,"uris":["http://zotero.org/users/5243746/items/GD8ZXAQ4"],"itemData":{"id":8,"type":"article-journal","abstract":"The goal of this paper is to perform end-point impedance measurements across dominant and nondominant hands while doing airbrush painting and to use the results for developing a robotic assistance scheme. We study airbrush painting because it resembles in many ways manual welding, a standard industrial task. The experiments are performed with the 7 degrees of freedom KUKA lightweight robot arm. The robot is controlled in admittance using a force sensor attached at the end-point, so as to act as a free-mass and be passively guided by the human. For impedance measurements, a set of nine subjects perform 12 repetitions of airbrush painting, drawing a straight-line on a cartoon horizontally placed on a table, while passively moving the airbrush mounted on the robot's end-point. We measure hand impedance during the painting task by generating sudden and brief external forces with the robot. The results show that on average the dominant hand displays larger impedance than the nondominant in the directions perpendicular to the painting line. We find the most significant difference in the damping values in these directions. Based on this observation, we develop a “directional damping” scheme for robotic assistance and conduct a pilot study with 12 subjects to contrast airbrush painting with and without robotic assistance. Results show significant improvement in precision with both dominant and nondominant hands when using robotic assistance.","container-title":"IEEE Transactions on Cybernetics","DOI":"10.1109/TCYB.2014.2346021","ISSN":"2168-2267","issue":"6","page":"1146-1157","source":"IEEE Xplore","title":"End-Point Impedance Measurements Across Dominant and Nondominant Hands and Robotic Assistance with Directional Damping","volume":"45","author":[{"family":"Erden","given":"M. S."},{"family":"Billard","given":"A."}],"issued":{"date-parts":[["2015",6]]}},"label":"page","suppress-author":true}],"schema":"https://github.com/citation-style-language/schema/raw/master/csl-citation.json"} </w:instrText>
      </w:r>
      <w:r w:rsidR="004B2768" w:rsidRPr="00E04D64">
        <w:rPr>
          <w:sz w:val="24"/>
          <w:szCs w:val="24"/>
        </w:rPr>
        <w:fldChar w:fldCharType="separate"/>
      </w:r>
      <w:r w:rsidR="00FD2558" w:rsidRPr="00FD2558">
        <w:rPr>
          <w:sz w:val="24"/>
        </w:rPr>
        <w:t>(13, 36)</w:t>
      </w:r>
      <w:r w:rsidR="004B2768" w:rsidRPr="00E04D64">
        <w:rPr>
          <w:sz w:val="24"/>
          <w:szCs w:val="24"/>
        </w:rPr>
        <w:fldChar w:fldCharType="end"/>
      </w:r>
      <w:r w:rsidR="004B2768" w:rsidRPr="00E04D64">
        <w:rPr>
          <w:sz w:val="24"/>
          <w:szCs w:val="24"/>
        </w:rPr>
        <w:t xml:space="preserve"> </w:t>
      </w:r>
      <w:r w:rsidR="00DC1E1B" w:rsidRPr="00E04D64">
        <w:rPr>
          <w:sz w:val="24"/>
          <w:szCs w:val="24"/>
        </w:rPr>
        <w:t xml:space="preserve">demonstrated differences </w:t>
      </w:r>
      <w:r w:rsidR="00390BAD">
        <w:rPr>
          <w:sz w:val="24"/>
          <w:szCs w:val="24"/>
        </w:rPr>
        <w:t>in</w:t>
      </w:r>
      <w:r w:rsidR="00DC1E1B" w:rsidRPr="00E04D64">
        <w:rPr>
          <w:sz w:val="24"/>
          <w:szCs w:val="24"/>
        </w:rPr>
        <w:t xml:space="preserve"> endpoint impedance between expert and novice participants or according to handedness.</w:t>
      </w:r>
      <w:r w:rsidR="003E4693" w:rsidRPr="00E04D64">
        <w:rPr>
          <w:sz w:val="24"/>
          <w:szCs w:val="24"/>
        </w:rPr>
        <w:t xml:space="preserve"> </w:t>
      </w:r>
      <w:r w:rsidR="00253BE4" w:rsidRPr="00E04D64">
        <w:rPr>
          <w:sz w:val="24"/>
          <w:szCs w:val="24"/>
        </w:rPr>
        <w:t xml:space="preserve">Indeed, they found significant </w:t>
      </w:r>
      <w:r w:rsidR="001B7F6A" w:rsidRPr="00E04D64">
        <w:rPr>
          <w:sz w:val="24"/>
          <w:szCs w:val="24"/>
        </w:rPr>
        <w:t>e</w:t>
      </w:r>
      <w:r w:rsidR="00253BE4" w:rsidRPr="00E04D64">
        <w:rPr>
          <w:sz w:val="24"/>
          <w:szCs w:val="24"/>
        </w:rPr>
        <w:t>xpertise</w:t>
      </w:r>
      <w:r w:rsidR="001B7F6A" w:rsidRPr="00E04D64">
        <w:rPr>
          <w:sz w:val="24"/>
          <w:szCs w:val="24"/>
        </w:rPr>
        <w:t xml:space="preserve"> effects</w:t>
      </w:r>
      <w:r w:rsidR="00253BE4" w:rsidRPr="00E04D64">
        <w:rPr>
          <w:sz w:val="24"/>
          <w:szCs w:val="24"/>
        </w:rPr>
        <w:t xml:space="preserve"> on both</w:t>
      </w:r>
      <w:r w:rsidR="001B7F6A" w:rsidRPr="00E04D64">
        <w:rPr>
          <w:sz w:val="24"/>
          <w:szCs w:val="24"/>
        </w:rPr>
        <w:t xml:space="preserve"> endpoint stiffness and damping. N</w:t>
      </w:r>
      <w:r w:rsidR="00253BE4" w:rsidRPr="00E04D64">
        <w:rPr>
          <w:sz w:val="24"/>
          <w:szCs w:val="24"/>
        </w:rPr>
        <w:t>ovice users tended to have lower</w:t>
      </w:r>
      <w:r w:rsidR="00164245" w:rsidRPr="00E04D64">
        <w:rPr>
          <w:sz w:val="24"/>
          <w:szCs w:val="24"/>
        </w:rPr>
        <w:t xml:space="preserve"> average </w:t>
      </w:r>
      <w:r w:rsidR="00253BE4" w:rsidRPr="00E04D64">
        <w:rPr>
          <w:sz w:val="24"/>
          <w:szCs w:val="24"/>
        </w:rPr>
        <w:t>impedance parameters.</w:t>
      </w:r>
      <w:r w:rsidR="0087306A" w:rsidRPr="00E04D64">
        <w:rPr>
          <w:sz w:val="24"/>
          <w:szCs w:val="24"/>
        </w:rPr>
        <w:t xml:space="preserve"> Similar results </w:t>
      </w:r>
      <w:proofErr w:type="gramStart"/>
      <w:r w:rsidR="0087306A" w:rsidRPr="00E04D64">
        <w:rPr>
          <w:sz w:val="24"/>
          <w:szCs w:val="24"/>
        </w:rPr>
        <w:t>were obtained</w:t>
      </w:r>
      <w:proofErr w:type="gramEnd"/>
      <w:r w:rsidR="0087306A" w:rsidRPr="00E04D64">
        <w:rPr>
          <w:sz w:val="24"/>
          <w:szCs w:val="24"/>
        </w:rPr>
        <w:t xml:space="preserve"> for handedness.</w:t>
      </w:r>
    </w:p>
    <w:p w14:paraId="274A93EE" w14:textId="7BE6038E" w:rsidR="00ED3973" w:rsidRDefault="009E1A26" w:rsidP="00E04D64">
      <w:pPr>
        <w:pStyle w:val="Corpsdetexte"/>
        <w:spacing w:before="111" w:line="360" w:lineRule="auto"/>
        <w:ind w:left="142"/>
        <w:jc w:val="both"/>
        <w:rPr>
          <w:ins w:id="60" w:author="Auto" w:date="2022-04-01T08:29:00Z"/>
          <w:sz w:val="24"/>
          <w:szCs w:val="24"/>
        </w:rPr>
      </w:pPr>
      <w:r w:rsidRPr="00E04D64">
        <w:rPr>
          <w:sz w:val="24"/>
          <w:szCs w:val="24"/>
        </w:rPr>
        <w:t>T</w:t>
      </w:r>
      <w:r w:rsidR="002C05A8" w:rsidRPr="00E04D64">
        <w:rPr>
          <w:sz w:val="24"/>
          <w:szCs w:val="24"/>
        </w:rPr>
        <w:t xml:space="preserve">hese experiments </w:t>
      </w:r>
      <w:r w:rsidRPr="00E04D64">
        <w:rPr>
          <w:sz w:val="24"/>
          <w:szCs w:val="24"/>
        </w:rPr>
        <w:t>emphasize</w:t>
      </w:r>
      <w:r w:rsidR="009D7140" w:rsidRPr="00E04D64">
        <w:rPr>
          <w:sz w:val="24"/>
          <w:szCs w:val="24"/>
        </w:rPr>
        <w:t xml:space="preserve"> the importance of adapting the endpoint impedance parameters during movements</w:t>
      </w:r>
      <w:r w:rsidR="000F361C" w:rsidRPr="00E04D64">
        <w:rPr>
          <w:sz w:val="24"/>
          <w:szCs w:val="24"/>
        </w:rPr>
        <w:t xml:space="preserve"> and the relation</w:t>
      </w:r>
      <w:r w:rsidR="000D4EE9" w:rsidRPr="00E04D64">
        <w:rPr>
          <w:sz w:val="24"/>
          <w:szCs w:val="24"/>
        </w:rPr>
        <w:t>ship</w:t>
      </w:r>
      <w:r w:rsidR="000F361C" w:rsidRPr="00E04D64">
        <w:rPr>
          <w:sz w:val="24"/>
          <w:szCs w:val="24"/>
        </w:rPr>
        <w:t xml:space="preserve"> between these parameters and expertise or skil</w:t>
      </w:r>
      <w:r w:rsidR="00CE6597" w:rsidRPr="00E04D64">
        <w:rPr>
          <w:sz w:val="24"/>
          <w:szCs w:val="24"/>
        </w:rPr>
        <w:t>l</w:t>
      </w:r>
      <w:r w:rsidR="000F361C" w:rsidRPr="00E04D64">
        <w:rPr>
          <w:sz w:val="24"/>
          <w:szCs w:val="24"/>
        </w:rPr>
        <w:t xml:space="preserve">. </w:t>
      </w:r>
      <w:r w:rsidR="00824957" w:rsidRPr="00E04D64">
        <w:rPr>
          <w:sz w:val="24"/>
          <w:szCs w:val="24"/>
        </w:rPr>
        <w:t>Therefore, i</w:t>
      </w:r>
      <w:r w:rsidR="00897392" w:rsidRPr="00E04D64">
        <w:rPr>
          <w:sz w:val="24"/>
          <w:szCs w:val="24"/>
        </w:rPr>
        <w:t xml:space="preserve">t </w:t>
      </w:r>
      <w:proofErr w:type="gramStart"/>
      <w:r w:rsidR="00897392" w:rsidRPr="00E04D64">
        <w:rPr>
          <w:sz w:val="24"/>
          <w:szCs w:val="24"/>
        </w:rPr>
        <w:t>would be expected</w:t>
      </w:r>
      <w:proofErr w:type="gramEnd"/>
      <w:r w:rsidR="00897392" w:rsidRPr="00E04D64">
        <w:rPr>
          <w:sz w:val="24"/>
          <w:szCs w:val="24"/>
        </w:rPr>
        <w:t xml:space="preserve"> to find significant differences while looking at endpoint parameters acc</w:t>
      </w:r>
      <w:r w:rsidR="00390BAD">
        <w:rPr>
          <w:sz w:val="24"/>
          <w:szCs w:val="24"/>
        </w:rPr>
        <w:t xml:space="preserve">ording to </w:t>
      </w:r>
      <w:r w:rsidR="00824957" w:rsidRPr="00E04D64">
        <w:rPr>
          <w:sz w:val="24"/>
          <w:szCs w:val="24"/>
        </w:rPr>
        <w:t>performance</w:t>
      </w:r>
      <w:r w:rsidR="00390BAD">
        <w:rPr>
          <w:sz w:val="24"/>
          <w:szCs w:val="24"/>
        </w:rPr>
        <w:t xml:space="preserve"> levels</w:t>
      </w:r>
      <w:r w:rsidR="00897392" w:rsidRPr="00E04D64">
        <w:rPr>
          <w:sz w:val="24"/>
          <w:szCs w:val="24"/>
        </w:rPr>
        <w:t>.</w:t>
      </w:r>
      <w:r w:rsidR="001B720C" w:rsidRPr="00E04D64">
        <w:rPr>
          <w:sz w:val="24"/>
          <w:szCs w:val="24"/>
        </w:rPr>
        <w:t xml:space="preserve"> However, </w:t>
      </w:r>
      <w:r w:rsidR="009C5BCE" w:rsidRPr="00E04D64">
        <w:rPr>
          <w:sz w:val="24"/>
          <w:szCs w:val="24"/>
        </w:rPr>
        <w:t>despite significant performance</w:t>
      </w:r>
      <w:r w:rsidR="001B720C" w:rsidRPr="00E04D64">
        <w:rPr>
          <w:sz w:val="24"/>
          <w:szCs w:val="24"/>
        </w:rPr>
        <w:t xml:space="preserve"> differences between the three levels chosen, </w:t>
      </w:r>
      <w:proofErr w:type="gramStart"/>
      <w:r w:rsidR="009D3DB9" w:rsidRPr="00E04D64">
        <w:rPr>
          <w:sz w:val="24"/>
          <w:szCs w:val="24"/>
        </w:rPr>
        <w:t xml:space="preserve">most </w:t>
      </w:r>
      <w:r w:rsidR="001B720C" w:rsidRPr="00E04D64">
        <w:rPr>
          <w:sz w:val="24"/>
          <w:szCs w:val="24"/>
        </w:rPr>
        <w:t>endpoint impedance parameters</w:t>
      </w:r>
      <w:proofErr w:type="gramEnd"/>
      <w:r w:rsidR="001B720C" w:rsidRPr="00E04D64">
        <w:rPr>
          <w:sz w:val="24"/>
          <w:szCs w:val="24"/>
        </w:rPr>
        <w:t xml:space="preserve"> were not significantly different.</w:t>
      </w:r>
      <w:r w:rsidR="00B41212" w:rsidRPr="00E04D64">
        <w:rPr>
          <w:sz w:val="24"/>
          <w:szCs w:val="24"/>
        </w:rPr>
        <w:t xml:space="preserve"> There might be </w:t>
      </w:r>
      <w:r w:rsidR="00C248D5">
        <w:rPr>
          <w:sz w:val="24"/>
          <w:szCs w:val="24"/>
        </w:rPr>
        <w:t>two main</w:t>
      </w:r>
      <w:r w:rsidR="00C248D5" w:rsidRPr="00E04D64">
        <w:rPr>
          <w:sz w:val="24"/>
          <w:szCs w:val="24"/>
        </w:rPr>
        <w:t xml:space="preserve"> </w:t>
      </w:r>
      <w:r w:rsidR="00B41212" w:rsidRPr="00E04D64">
        <w:rPr>
          <w:sz w:val="24"/>
          <w:szCs w:val="24"/>
        </w:rPr>
        <w:t>explanations.</w:t>
      </w:r>
      <w:r w:rsidR="009B3069" w:rsidRPr="00E04D64">
        <w:rPr>
          <w:sz w:val="24"/>
          <w:szCs w:val="24"/>
        </w:rPr>
        <w:t xml:space="preserve"> </w:t>
      </w:r>
    </w:p>
    <w:p w14:paraId="64C311C3" w14:textId="7EFC330C" w:rsidR="00C248D5" w:rsidRDefault="00C248D5" w:rsidP="00C248D5">
      <w:pPr>
        <w:pStyle w:val="Corpsdetexte"/>
        <w:spacing w:before="111" w:line="360" w:lineRule="auto"/>
        <w:ind w:left="142"/>
        <w:jc w:val="both"/>
        <w:rPr>
          <w:sz w:val="24"/>
          <w:szCs w:val="24"/>
        </w:rPr>
      </w:pPr>
      <w:r>
        <w:rPr>
          <w:sz w:val="24"/>
          <w:szCs w:val="24"/>
        </w:rPr>
        <w:t>A first</w:t>
      </w:r>
      <w:r w:rsidRPr="00E04D64">
        <w:rPr>
          <w:sz w:val="24"/>
          <w:szCs w:val="24"/>
        </w:rPr>
        <w:t xml:space="preserve"> elucidation could be about the strategies used by participants to improve their performances. </w:t>
      </w:r>
      <w:proofErr w:type="spellStart"/>
      <w:r w:rsidRPr="00E04D64">
        <w:rPr>
          <w:sz w:val="24"/>
          <w:szCs w:val="24"/>
          <w:lang w:val="fr-FR"/>
        </w:rPr>
        <w:t>Morice</w:t>
      </w:r>
      <w:proofErr w:type="spellEnd"/>
      <w:r w:rsidRPr="00E04D64">
        <w:rPr>
          <w:sz w:val="24"/>
          <w:szCs w:val="24"/>
          <w:lang w:val="fr-FR"/>
        </w:rPr>
        <w:t xml:space="preserve"> et al. </w:t>
      </w:r>
      <w:r w:rsidRPr="00E04D64">
        <w:rPr>
          <w:sz w:val="24"/>
          <w:szCs w:val="24"/>
        </w:rPr>
        <w:fldChar w:fldCharType="begin"/>
      </w:r>
      <w:r w:rsidR="00FD2558">
        <w:rPr>
          <w:sz w:val="24"/>
          <w:szCs w:val="24"/>
          <w:lang w:val="fr-FR"/>
        </w:rPr>
        <w:instrText xml:space="preserve"> ADDIN ZOTERO_ITEM CSL_CITATION {"citationID":"Xcy0Q7Rx","properties":{"formattedCitation":"(42)","plainCitation":"(42)","noteIndex":0},"citationItems":[{"id":941,"uris":["http://zotero.org/users/5243746/items/N99M5X3A"],"itemData":{"id":941,"type":"article-journal","abstract":"How do humans discover stable solutions to perceptual-motor tasks as they interact with the physical environment? We investigate this question using the task of rhythmically bouncing a ball on a racket, for which a passively stable solution is defined. Previously, it was shown that participants exploit this passive stability but can also actively stabilize bouncing under perceptual control. Using a virtual ball-bouncing display, we created new behavioral solutions for rhythmic bouncing by introducing a temporal delay (45°–180°) between the motion of the physical racket and that of the virtual racket. We then studied how participants searched for and realized a new solution. In all delay conditions, participants learned to maintain bouncing just outside the passively stable region, indicating a role for active stabilization. They recovered the approximate initial phase of ball impact in the virtual racket cycle (half-way through the upswing) by adjusting the impact phase with the physical racket. With short delays (45°, 90°), the impact phase quickly shifted later in the physical racket upswing. With long delays (135°, 180°), bouncing was destabilized and phase was widely visited before a new preferred phase gradually emerged, during the physical downswing. Destabilization was likely due to the loss of spatial symmetry between the ball and physical racket motion at impact. The results suggest that new behavioral solutions may be discovered and stabilized through broad irregular sampling of variable space rather than through a systematic search.","container-title":"Experimental Brain Research","DOI":"10.1007/s00221-007-0924-1","ISSN":"1432-1106","issue":"2","journalAbbreviation":"Exp Brain Res","language":"en","page":"249-265","source":"Springer Link","title":"Learning new perception–action solutions in virtual ball bouncing","volume":"181","author":[{"family":"Morice","given":"Antoine H. P."},{"family":"Siegler","given":"Isabelle A."},{"family":"Bardy","given":"Benoît G."},{"family":"Warren","given":"William H."}],"issued":{"date-parts":[["2007",8,1]]}},"label":"page","suppress-author":true}],"schema":"https://github.com/citation-style-language/schema/raw/master/csl-citation.json"} </w:instrText>
      </w:r>
      <w:r w:rsidRPr="00E04D64">
        <w:rPr>
          <w:sz w:val="24"/>
          <w:szCs w:val="24"/>
        </w:rPr>
        <w:fldChar w:fldCharType="separate"/>
      </w:r>
      <w:r w:rsidR="00FD2558" w:rsidRPr="00FD2558">
        <w:rPr>
          <w:sz w:val="24"/>
          <w:lang w:val="fr-FR"/>
        </w:rPr>
        <w:t>(42)</w:t>
      </w:r>
      <w:r w:rsidRPr="00E04D64">
        <w:rPr>
          <w:sz w:val="24"/>
          <w:szCs w:val="24"/>
        </w:rPr>
        <w:fldChar w:fldCharType="end"/>
      </w:r>
      <w:r w:rsidRPr="00E04D64">
        <w:rPr>
          <w:sz w:val="24"/>
          <w:szCs w:val="24"/>
          <w:lang w:val="fr-FR"/>
        </w:rPr>
        <w:t xml:space="preserve"> and de </w:t>
      </w:r>
      <w:proofErr w:type="spellStart"/>
      <w:r w:rsidRPr="00E04D64">
        <w:rPr>
          <w:sz w:val="24"/>
          <w:szCs w:val="24"/>
          <w:lang w:val="fr-FR"/>
        </w:rPr>
        <w:t>Rugy</w:t>
      </w:r>
      <w:proofErr w:type="spellEnd"/>
      <w:r w:rsidRPr="00E04D64">
        <w:rPr>
          <w:sz w:val="24"/>
          <w:szCs w:val="24"/>
          <w:lang w:val="fr-FR"/>
        </w:rPr>
        <w:t xml:space="preserve"> et al. </w:t>
      </w:r>
      <w:r w:rsidRPr="00E04D64">
        <w:rPr>
          <w:sz w:val="24"/>
          <w:szCs w:val="24"/>
        </w:rPr>
        <w:fldChar w:fldCharType="begin"/>
      </w:r>
      <w:r w:rsidR="00FD2558">
        <w:rPr>
          <w:sz w:val="24"/>
          <w:szCs w:val="24"/>
          <w:lang w:val="fr-FR"/>
        </w:rPr>
        <w:instrText xml:space="preserve"> ADDIN ZOTERO_ITEM CSL_CITATION {"citationID":"sTAGlIb0","properties":{"formattedCitation":"(25)","plainCitation":"(25)","noteIndex":0},"citationItems":[{"id":521,"uris":["http://zotero.org/users/5243746/items/HSWY3CC7"],"itemData":{"id":521,"type":"article-journal","abstract":"This study investigates the control involved in a task where subjects rhythmically bounce a ball with a hand-held racket as regularly as possible to a prescribed amplitude. Stability analyses of a kinematic model of the ball–racket system revealed that dynamically stable solutions exist if the racket hits the ball in its decelerating upward movement phase. Such solutions are resistant to small perturbations obviating explicit error corrections. Previous studies reported that subjects’ performance was consistent with this ‘passive’ stability. However, some ‘active’ control is needed to attune to this passive stability. The present study investigates this control by confronting subjects with perturbations where stable behavior cannot be maintained solely from passive stability. Six subjects performed rhythmic ball bouncing in a virtual reality set-up with and without perturbations. In the perturbation trials the coefficient of restitution of the ball–racket contact was changed at every fifth contact leading to unexpected ball amplitudes. The perturbations were compensated for within 2–3 bouncing cycles such that ball amplitudes decreased to initial values. Passive stability was reestablished as indicated by negative racket acceleration. Results revealed that an adjustment of the racket period ensured that the impacts occurred at a phase associated with passive stability. These findings were implemented in a model consisting of a neural oscillator that drives a mechanical actuator (forearm holding the racket) to bounce the ball. Following the perturbation, the oscillator’s period is adjusted based on the perceived ball velocity after impact. Simulation results reproduced the major aspects of the experimental results.","container-title":"Brain Research","DOI":"10.1016/S0006-8993(03)02976-7","ISSN":"0006-8993","issue":"1","journalAbbreviation":"Brain Research","language":"en","page":"64-78","source":"ScienceDirect","title":"Actively tracking ‘passive’ stability in a ball bouncing task","volume":"982","author":[{"family":"Rugy","given":"Aymar","non-dropping-particle":"de"},{"family":"Wei","given":"Kunlin"},{"family":"Müller","given":"Hermann"},{"family":"Sternad","given":"Dagmar"}],"issued":{"date-parts":[["2003",8,22]]}},"suppress-author":true}],"schema":"https://github.com/citation-style-language/schema/raw/master/csl-citation.json"} </w:instrText>
      </w:r>
      <w:r w:rsidRPr="00E04D64">
        <w:rPr>
          <w:sz w:val="24"/>
          <w:szCs w:val="24"/>
        </w:rPr>
        <w:fldChar w:fldCharType="separate"/>
      </w:r>
      <w:r w:rsidR="00FD2558" w:rsidRPr="00FD2558">
        <w:rPr>
          <w:sz w:val="24"/>
          <w:lang w:val="fr-FR"/>
        </w:rPr>
        <w:t>(25)</w:t>
      </w:r>
      <w:r w:rsidRPr="00E04D64">
        <w:rPr>
          <w:sz w:val="24"/>
          <w:szCs w:val="24"/>
        </w:rPr>
        <w:fldChar w:fldCharType="end"/>
      </w:r>
      <w:r w:rsidRPr="00E04D64">
        <w:rPr>
          <w:sz w:val="24"/>
          <w:szCs w:val="24"/>
          <w:lang w:val="fr-FR"/>
        </w:rPr>
        <w:t xml:space="preserve"> </w:t>
      </w:r>
      <w:proofErr w:type="spellStart"/>
      <w:r w:rsidRPr="00E04D64">
        <w:rPr>
          <w:sz w:val="24"/>
          <w:szCs w:val="24"/>
          <w:lang w:val="fr-FR"/>
        </w:rPr>
        <w:t>reported</w:t>
      </w:r>
      <w:proofErr w:type="spellEnd"/>
      <w:r w:rsidRPr="00E04D64">
        <w:rPr>
          <w:sz w:val="24"/>
          <w:szCs w:val="24"/>
          <w:lang w:val="fr-FR"/>
        </w:rPr>
        <w:t xml:space="preserve"> </w:t>
      </w:r>
      <w:proofErr w:type="spellStart"/>
      <w:r w:rsidRPr="00E04D64">
        <w:rPr>
          <w:sz w:val="24"/>
          <w:szCs w:val="24"/>
          <w:lang w:val="fr-FR"/>
        </w:rPr>
        <w:t>that</w:t>
      </w:r>
      <w:proofErr w:type="spellEnd"/>
      <w:r w:rsidRPr="00E04D64">
        <w:rPr>
          <w:sz w:val="24"/>
          <w:szCs w:val="24"/>
          <w:lang w:val="fr-FR"/>
        </w:rPr>
        <w:t xml:space="preserve"> the </w:t>
      </w:r>
      <w:proofErr w:type="spellStart"/>
      <w:r w:rsidRPr="00E04D64">
        <w:rPr>
          <w:sz w:val="24"/>
          <w:szCs w:val="24"/>
          <w:lang w:val="fr-FR"/>
        </w:rPr>
        <w:t>ball</w:t>
      </w:r>
      <w:proofErr w:type="spellEnd"/>
      <w:r w:rsidRPr="00E04D64">
        <w:rPr>
          <w:sz w:val="24"/>
          <w:szCs w:val="24"/>
          <w:lang w:val="fr-FR"/>
        </w:rPr>
        <w:t xml:space="preserve"> </w:t>
      </w:r>
      <w:proofErr w:type="spellStart"/>
      <w:r w:rsidRPr="00E04D64">
        <w:rPr>
          <w:sz w:val="24"/>
          <w:szCs w:val="24"/>
          <w:lang w:val="fr-FR"/>
        </w:rPr>
        <w:t>bouncing</w:t>
      </w:r>
      <w:proofErr w:type="spellEnd"/>
      <w:r w:rsidRPr="00E04D64">
        <w:rPr>
          <w:sz w:val="24"/>
          <w:szCs w:val="24"/>
          <w:lang w:val="fr-FR"/>
        </w:rPr>
        <w:t xml:space="preserve"> </w:t>
      </w:r>
      <w:proofErr w:type="spellStart"/>
      <w:r w:rsidRPr="00E04D64">
        <w:rPr>
          <w:sz w:val="24"/>
          <w:szCs w:val="24"/>
          <w:lang w:val="fr-FR"/>
        </w:rPr>
        <w:t>task</w:t>
      </w:r>
      <w:proofErr w:type="spellEnd"/>
      <w:r w:rsidRPr="00E04D64">
        <w:rPr>
          <w:sz w:val="24"/>
          <w:szCs w:val="24"/>
          <w:lang w:val="fr-FR"/>
        </w:rPr>
        <w:t xml:space="preserve"> </w:t>
      </w:r>
      <w:proofErr w:type="spellStart"/>
      <w:r w:rsidRPr="00E04D64">
        <w:rPr>
          <w:sz w:val="24"/>
          <w:szCs w:val="24"/>
          <w:lang w:val="fr-FR"/>
        </w:rPr>
        <w:t>might</w:t>
      </w:r>
      <w:proofErr w:type="spellEnd"/>
      <w:r w:rsidRPr="00E04D64">
        <w:rPr>
          <w:sz w:val="24"/>
          <w:szCs w:val="24"/>
          <w:lang w:val="fr-FR"/>
        </w:rPr>
        <w:t xml:space="preserve"> </w:t>
      </w:r>
      <w:proofErr w:type="spellStart"/>
      <w:r w:rsidRPr="00E04D64">
        <w:rPr>
          <w:sz w:val="24"/>
          <w:szCs w:val="24"/>
          <w:lang w:val="fr-FR"/>
        </w:rPr>
        <w:t>be</w:t>
      </w:r>
      <w:proofErr w:type="spellEnd"/>
      <w:r w:rsidRPr="00E04D64">
        <w:rPr>
          <w:sz w:val="24"/>
          <w:szCs w:val="24"/>
          <w:lang w:val="fr-FR"/>
        </w:rPr>
        <w:t xml:space="preserve"> </w:t>
      </w:r>
      <w:proofErr w:type="spellStart"/>
      <w:r w:rsidRPr="00E04D64">
        <w:rPr>
          <w:sz w:val="24"/>
          <w:szCs w:val="24"/>
          <w:lang w:val="fr-FR"/>
        </w:rPr>
        <w:t>achieved</w:t>
      </w:r>
      <w:proofErr w:type="spellEnd"/>
      <w:r w:rsidRPr="00E04D64">
        <w:rPr>
          <w:sz w:val="24"/>
          <w:szCs w:val="24"/>
          <w:lang w:val="fr-FR"/>
        </w:rPr>
        <w:t xml:space="preserve"> </w:t>
      </w:r>
      <w:proofErr w:type="spellStart"/>
      <w:r w:rsidRPr="00E04D64">
        <w:rPr>
          <w:sz w:val="24"/>
          <w:szCs w:val="24"/>
          <w:lang w:val="fr-FR"/>
        </w:rPr>
        <w:t>outside</w:t>
      </w:r>
      <w:proofErr w:type="spellEnd"/>
      <w:r w:rsidRPr="00E04D64">
        <w:rPr>
          <w:sz w:val="24"/>
          <w:szCs w:val="24"/>
          <w:lang w:val="fr-FR"/>
        </w:rPr>
        <w:t xml:space="preserve"> of a </w:t>
      </w:r>
      <w:proofErr w:type="spellStart"/>
      <w:r w:rsidRPr="00E04D64">
        <w:rPr>
          <w:sz w:val="24"/>
          <w:szCs w:val="24"/>
          <w:lang w:val="fr-FR"/>
        </w:rPr>
        <w:t>passively</w:t>
      </w:r>
      <w:proofErr w:type="spellEnd"/>
      <w:r w:rsidRPr="00E04D64">
        <w:rPr>
          <w:sz w:val="24"/>
          <w:szCs w:val="24"/>
          <w:lang w:val="fr-FR"/>
        </w:rPr>
        <w:t xml:space="preserve"> stable </w:t>
      </w:r>
      <w:proofErr w:type="spellStart"/>
      <w:r w:rsidRPr="00E04D64">
        <w:rPr>
          <w:sz w:val="24"/>
          <w:szCs w:val="24"/>
          <w:lang w:val="fr-FR"/>
        </w:rPr>
        <w:t>regime</w:t>
      </w:r>
      <w:proofErr w:type="spellEnd"/>
      <w:r w:rsidRPr="00E04D64">
        <w:rPr>
          <w:sz w:val="24"/>
          <w:szCs w:val="24"/>
          <w:lang w:val="fr-FR"/>
        </w:rPr>
        <w:t xml:space="preserve"> </w:t>
      </w:r>
      <w:proofErr w:type="spellStart"/>
      <w:r w:rsidRPr="00E04D64">
        <w:rPr>
          <w:sz w:val="24"/>
          <w:szCs w:val="24"/>
          <w:lang w:val="fr-FR"/>
        </w:rPr>
        <w:t>thanks</w:t>
      </w:r>
      <w:proofErr w:type="spellEnd"/>
      <w:r w:rsidRPr="00E04D64">
        <w:rPr>
          <w:sz w:val="24"/>
          <w:szCs w:val="24"/>
          <w:lang w:val="fr-FR"/>
        </w:rPr>
        <w:t xml:space="preserve"> to an active control </w:t>
      </w:r>
      <w:proofErr w:type="spellStart"/>
      <w:r w:rsidRPr="00E04D64">
        <w:rPr>
          <w:sz w:val="24"/>
          <w:szCs w:val="24"/>
          <w:lang w:val="fr-FR"/>
        </w:rPr>
        <w:t>relying</w:t>
      </w:r>
      <w:proofErr w:type="spellEnd"/>
      <w:r w:rsidRPr="00E04D64">
        <w:rPr>
          <w:sz w:val="24"/>
          <w:szCs w:val="24"/>
          <w:lang w:val="fr-FR"/>
        </w:rPr>
        <w:t xml:space="preserve"> on </w:t>
      </w:r>
      <w:proofErr w:type="spellStart"/>
      <w:r w:rsidRPr="00E04D64">
        <w:rPr>
          <w:sz w:val="24"/>
          <w:szCs w:val="24"/>
          <w:lang w:val="fr-FR"/>
        </w:rPr>
        <w:t>visual</w:t>
      </w:r>
      <w:proofErr w:type="spellEnd"/>
      <w:r w:rsidRPr="00E04D64">
        <w:rPr>
          <w:sz w:val="24"/>
          <w:szCs w:val="24"/>
          <w:lang w:val="fr-FR"/>
        </w:rPr>
        <w:t xml:space="preserve"> information about the </w:t>
      </w:r>
      <w:proofErr w:type="spellStart"/>
      <w:r w:rsidRPr="00E04D64">
        <w:rPr>
          <w:sz w:val="24"/>
          <w:szCs w:val="24"/>
          <w:lang w:val="fr-FR"/>
        </w:rPr>
        <w:t>ball</w:t>
      </w:r>
      <w:proofErr w:type="spellEnd"/>
      <w:r w:rsidRPr="00E04D64">
        <w:rPr>
          <w:sz w:val="24"/>
          <w:szCs w:val="24"/>
          <w:lang w:val="fr-FR"/>
        </w:rPr>
        <w:t xml:space="preserve">. </w:t>
      </w:r>
      <w:r w:rsidR="00390BAD" w:rsidRPr="00390BAD">
        <w:rPr>
          <w:sz w:val="24"/>
          <w:szCs w:val="24"/>
        </w:rPr>
        <w:t>Compared to kinematic and timing, it could underline a minor role of viscoelastic e</w:t>
      </w:r>
      <w:r w:rsidR="00390BAD">
        <w:rPr>
          <w:sz w:val="24"/>
          <w:szCs w:val="24"/>
        </w:rPr>
        <w:t>ndpoint properties in this task</w:t>
      </w:r>
      <w:r w:rsidRPr="00E04D64">
        <w:rPr>
          <w:sz w:val="24"/>
          <w:szCs w:val="24"/>
        </w:rPr>
        <w:t>.</w:t>
      </w:r>
      <w:r w:rsidR="00F121E5">
        <w:rPr>
          <w:sz w:val="24"/>
          <w:szCs w:val="24"/>
        </w:rPr>
        <w:t xml:space="preserve"> Indeed, if the impedance is not critical to the task, its variability might increase. </w:t>
      </w:r>
      <w:r w:rsidR="00390BAD">
        <w:rPr>
          <w:sz w:val="24"/>
          <w:szCs w:val="24"/>
        </w:rPr>
        <w:t>The</w:t>
      </w:r>
      <w:r w:rsidRPr="00E04D64">
        <w:rPr>
          <w:sz w:val="24"/>
          <w:szCs w:val="24"/>
        </w:rPr>
        <w:t xml:space="preserve"> participant’s endpoint acceleration at the ball’s impacts </w:t>
      </w:r>
      <w:r>
        <w:rPr>
          <w:sz w:val="24"/>
          <w:szCs w:val="24"/>
        </w:rPr>
        <w:t>was</w:t>
      </w:r>
      <w:r w:rsidRPr="00E04D64">
        <w:rPr>
          <w:sz w:val="24"/>
          <w:szCs w:val="24"/>
        </w:rPr>
        <w:t xml:space="preserve"> </w:t>
      </w:r>
      <w:r>
        <w:rPr>
          <w:sz w:val="24"/>
          <w:szCs w:val="24"/>
        </w:rPr>
        <w:t>on</w:t>
      </w:r>
      <w:r w:rsidRPr="00E04D64">
        <w:rPr>
          <w:sz w:val="24"/>
          <w:szCs w:val="24"/>
        </w:rPr>
        <w:t xml:space="preserve"> the verge of active and passive control and did not allow </w:t>
      </w:r>
      <w:proofErr w:type="gramStart"/>
      <w:r>
        <w:rPr>
          <w:sz w:val="24"/>
          <w:szCs w:val="24"/>
        </w:rPr>
        <w:t>to draw</w:t>
      </w:r>
      <w:proofErr w:type="gramEnd"/>
      <w:r>
        <w:rPr>
          <w:sz w:val="24"/>
          <w:szCs w:val="24"/>
        </w:rPr>
        <w:t xml:space="preserve"> </w:t>
      </w:r>
      <w:r w:rsidRPr="00E04D64">
        <w:rPr>
          <w:sz w:val="24"/>
          <w:szCs w:val="24"/>
        </w:rPr>
        <w:t xml:space="preserve">any conclusion. It is also important to stress that no significant impact acceleration variation </w:t>
      </w:r>
      <w:proofErr w:type="gramStart"/>
      <w:r w:rsidRPr="00E04D64">
        <w:rPr>
          <w:sz w:val="24"/>
          <w:szCs w:val="24"/>
        </w:rPr>
        <w:t>was found</w:t>
      </w:r>
      <w:proofErr w:type="gramEnd"/>
      <w:r w:rsidRPr="00E04D64">
        <w:rPr>
          <w:sz w:val="24"/>
          <w:szCs w:val="24"/>
        </w:rPr>
        <w:t xml:space="preserve"> between the different </w:t>
      </w:r>
      <w:r w:rsidR="00390BAD">
        <w:rPr>
          <w:sz w:val="24"/>
          <w:szCs w:val="24"/>
        </w:rPr>
        <w:t>performance levels</w:t>
      </w:r>
      <w:r w:rsidRPr="00E04D64">
        <w:rPr>
          <w:sz w:val="24"/>
          <w:szCs w:val="24"/>
        </w:rPr>
        <w:t xml:space="preserve">, suggesting that all participants used both passive and active control. To dismiss the hypothesis that impedance variations </w:t>
      </w:r>
      <w:r w:rsidRPr="002C05C0">
        <w:rPr>
          <w:sz w:val="24"/>
          <w:szCs w:val="24"/>
        </w:rPr>
        <w:t xml:space="preserve">are not </w:t>
      </w:r>
      <w:commentRangeStart w:id="61"/>
      <w:r w:rsidRPr="002C05C0">
        <w:rPr>
          <w:sz w:val="24"/>
          <w:szCs w:val="24"/>
        </w:rPr>
        <w:t>critical</w:t>
      </w:r>
      <w:commentRangeEnd w:id="61"/>
      <w:r w:rsidR="005C744B" w:rsidRPr="002C05C0">
        <w:rPr>
          <w:rStyle w:val="Marquedecommentaire"/>
        </w:rPr>
        <w:commentReference w:id="61"/>
      </w:r>
      <w:r w:rsidRPr="00E04D64">
        <w:rPr>
          <w:sz w:val="24"/>
          <w:szCs w:val="24"/>
        </w:rPr>
        <w:t xml:space="preserve"> </w:t>
      </w:r>
      <w:r w:rsidR="002C05C0">
        <w:rPr>
          <w:sz w:val="24"/>
          <w:szCs w:val="24"/>
        </w:rPr>
        <w:t xml:space="preserve">to performances </w:t>
      </w:r>
      <w:r w:rsidRPr="00E04D64">
        <w:rPr>
          <w:sz w:val="24"/>
          <w:szCs w:val="24"/>
        </w:rPr>
        <w:t xml:space="preserve">in the </w:t>
      </w:r>
      <w:proofErr w:type="gramStart"/>
      <w:r w:rsidRPr="00E04D64">
        <w:rPr>
          <w:sz w:val="24"/>
          <w:szCs w:val="24"/>
        </w:rPr>
        <w:t>ball bouncing</w:t>
      </w:r>
      <w:proofErr w:type="gramEnd"/>
      <w:r w:rsidRPr="00E04D64">
        <w:rPr>
          <w:sz w:val="24"/>
          <w:szCs w:val="24"/>
        </w:rPr>
        <w:t xml:space="preserve"> task, an experiment with variation</w:t>
      </w:r>
      <w:r w:rsidR="00390BAD">
        <w:rPr>
          <w:sz w:val="24"/>
          <w:szCs w:val="24"/>
        </w:rPr>
        <w:t>s</w:t>
      </w:r>
      <w:r w:rsidRPr="00E04D64">
        <w:rPr>
          <w:sz w:val="24"/>
          <w:szCs w:val="24"/>
        </w:rPr>
        <w:t xml:space="preserve"> of dynamic considerations could be proposed, using </w:t>
      </w:r>
      <w:r w:rsidR="00390BAD">
        <w:rPr>
          <w:sz w:val="24"/>
          <w:szCs w:val="24"/>
        </w:rPr>
        <w:t>the change of the gravity constant</w:t>
      </w:r>
      <w:r w:rsidRPr="00E04D64">
        <w:rPr>
          <w:sz w:val="24"/>
          <w:szCs w:val="24"/>
        </w:rPr>
        <w:t xml:space="preserve"> or the ball mass.</w:t>
      </w:r>
    </w:p>
    <w:p w14:paraId="4A33AE7B" w14:textId="5ABD1458" w:rsidR="00F121E5" w:rsidRPr="00E04D64" w:rsidRDefault="00F121E5" w:rsidP="00F121E5">
      <w:pPr>
        <w:pStyle w:val="Corpsdetexte"/>
        <w:spacing w:before="111" w:line="360" w:lineRule="auto"/>
        <w:ind w:left="142"/>
        <w:jc w:val="both"/>
        <w:rPr>
          <w:sz w:val="24"/>
          <w:szCs w:val="24"/>
        </w:rPr>
      </w:pPr>
      <w:r w:rsidRPr="00E04D64">
        <w:rPr>
          <w:sz w:val="24"/>
          <w:szCs w:val="24"/>
        </w:rPr>
        <w:t xml:space="preserve">The proposed </w:t>
      </w:r>
      <w:r w:rsidR="00390BAD">
        <w:rPr>
          <w:sz w:val="24"/>
          <w:szCs w:val="24"/>
        </w:rPr>
        <w:t xml:space="preserve">protocol </w:t>
      </w:r>
      <w:r w:rsidRPr="00E04D64">
        <w:rPr>
          <w:sz w:val="24"/>
          <w:szCs w:val="24"/>
        </w:rPr>
        <w:t xml:space="preserve">could also bring some enlightenment. Indeed, even if some participants had prior experience with the experimental setup, the performance clusters were not defined according to expertise like </w:t>
      </w:r>
      <w:proofErr w:type="spellStart"/>
      <w:r w:rsidRPr="00E04D64">
        <w:rPr>
          <w:sz w:val="24"/>
          <w:szCs w:val="24"/>
        </w:rPr>
        <w:t>Erden</w:t>
      </w:r>
      <w:proofErr w:type="spellEnd"/>
      <w:r w:rsidRPr="00E04D64">
        <w:rPr>
          <w:sz w:val="24"/>
          <w:szCs w:val="24"/>
        </w:rPr>
        <w:t xml:space="preserve"> and </w:t>
      </w:r>
      <w:proofErr w:type="spellStart"/>
      <w:r w:rsidRPr="00E04D64">
        <w:rPr>
          <w:sz w:val="24"/>
          <w:szCs w:val="24"/>
        </w:rPr>
        <w:t>Billard</w:t>
      </w:r>
      <w:proofErr w:type="spellEnd"/>
      <w:r w:rsidRPr="00E04D64">
        <w:rPr>
          <w:sz w:val="24"/>
          <w:szCs w:val="24"/>
        </w:rPr>
        <w:t xml:space="preserve"> </w:t>
      </w:r>
      <w:r w:rsidRPr="00E04D64">
        <w:rPr>
          <w:sz w:val="24"/>
          <w:szCs w:val="24"/>
        </w:rPr>
        <w:fldChar w:fldCharType="begin"/>
      </w:r>
      <w:r w:rsidR="00FD2558">
        <w:rPr>
          <w:sz w:val="24"/>
          <w:szCs w:val="24"/>
        </w:rPr>
        <w:instrText xml:space="preserve"> ADDIN ZOTERO_ITEM CSL_CITATION {"citationID":"sSEOSxmm","properties":{"formattedCitation":"(13)","plainCitation":"(13)","noteIndex":0},"citationItems":[{"id":84,"uris":["http://zotero.org/users/5243746/items/QEULASSE"],"itemData":{"id":84,"type":"article-journal","abstract":"This paper presents a study of hand impedance measurements comparatively across ten professional and 14 novice manual welders, when they are performing tungsten inert gas (TIG) welding interactively with the KUKA lightweight robot arm (LWR). The results show that hand impedance differs across professional and novice welders. The welding torch is attached to the KUKA LWR, which is admittance controlled via a force sensor to give the feeling of a free floating mass at its end-effector. The subjects perform TIG welding on 1.5-mm-thick stainless steel plates by manipulating the torch. Impedance is measured by introducing external force disturbances and fitting a mass-damper-spring model to human hand reactions. The quality of welding is measured using the variance of the position signals above 0.1 Hz. Professional welders demonstrate less variance and, in general, apply larger hand impedance (larger damping and stiffness) than the novice welders. The variance of position during nominal welding is minimal for both professional and novice welders in the direction perpendicular to the welding line in the plane of the plate, which is the most important direction for the quality of the weld. For both professional and novice welders, the mass and damping values are largest in this direction compared with the other two directions. Professional welders demonstrate larger damping than the novice welders in this direction.","container-title":"IEEE Transactions on Robotics","DOI":"10.1109/TRO.2014.2385212","ISSN":"1552-3098","issue":"1","page":"168-179","source":"IEEE Xplore","title":"Hand Impedance Measurements During Interactive Manual Welding With a Robot","volume":"31","author":[{"family":"Erden","given":"M. S."},{"family":"Billard","given":"A."}],"issued":{"date-parts":[["2015",2]]}},"suppress-author":true}],"schema":"https://github.com/citation-style-language/schema/raw/master/csl-citation.json"} </w:instrText>
      </w:r>
      <w:r w:rsidRPr="00E04D64">
        <w:rPr>
          <w:sz w:val="24"/>
          <w:szCs w:val="24"/>
        </w:rPr>
        <w:fldChar w:fldCharType="separate"/>
      </w:r>
      <w:r w:rsidR="00FD2558" w:rsidRPr="00FD2558">
        <w:rPr>
          <w:sz w:val="24"/>
        </w:rPr>
        <w:t>(13)</w:t>
      </w:r>
      <w:r w:rsidRPr="00E04D64">
        <w:rPr>
          <w:sz w:val="24"/>
          <w:szCs w:val="24"/>
        </w:rPr>
        <w:fldChar w:fldCharType="end"/>
      </w:r>
      <w:r w:rsidR="00390BAD">
        <w:rPr>
          <w:sz w:val="24"/>
          <w:szCs w:val="24"/>
        </w:rPr>
        <w:t>;</w:t>
      </w:r>
      <w:r w:rsidRPr="00E04D64">
        <w:rPr>
          <w:sz w:val="24"/>
          <w:szCs w:val="24"/>
        </w:rPr>
        <w:t xml:space="preserve"> it was </w:t>
      </w:r>
      <w:r w:rsidR="00016781">
        <w:rPr>
          <w:sz w:val="24"/>
          <w:szCs w:val="24"/>
        </w:rPr>
        <w:t>instead</w:t>
      </w:r>
      <w:r w:rsidRPr="00E04D64">
        <w:rPr>
          <w:sz w:val="24"/>
          <w:szCs w:val="24"/>
        </w:rPr>
        <w:t xml:space="preserve"> done </w:t>
      </w:r>
      <w:r w:rsidR="00390BAD" w:rsidRPr="00390BAD">
        <w:rPr>
          <w:sz w:val="24"/>
          <w:szCs w:val="24"/>
        </w:rPr>
        <w:t>retrospectively</w:t>
      </w:r>
      <w:r w:rsidRPr="00E04D64">
        <w:rPr>
          <w:sz w:val="24"/>
          <w:szCs w:val="24"/>
        </w:rPr>
        <w:t xml:space="preserve">. Therefore, it </w:t>
      </w:r>
      <w:proofErr w:type="gramStart"/>
      <w:r w:rsidRPr="00E04D64">
        <w:rPr>
          <w:sz w:val="24"/>
          <w:szCs w:val="24"/>
        </w:rPr>
        <w:t>could be assumed</w:t>
      </w:r>
      <w:proofErr w:type="gramEnd"/>
      <w:r w:rsidRPr="00E04D64">
        <w:rPr>
          <w:sz w:val="24"/>
          <w:szCs w:val="24"/>
        </w:rPr>
        <w:t xml:space="preserve"> that the clusters chosen, even if significant, were not important enough. The variations caused </w:t>
      </w:r>
      <w:r w:rsidRPr="00E04D64">
        <w:rPr>
          <w:sz w:val="24"/>
          <w:szCs w:val="24"/>
        </w:rPr>
        <w:lastRenderedPageBreak/>
        <w:t xml:space="preserve">by performance need to be more critical than individual variations to be statistically significant. </w:t>
      </w:r>
      <w:commentRangeStart w:id="62"/>
      <w:r>
        <w:rPr>
          <w:sz w:val="24"/>
          <w:szCs w:val="24"/>
        </w:rPr>
        <w:t xml:space="preserve">To be able to observe </w:t>
      </w:r>
      <w:r w:rsidR="00016781">
        <w:rPr>
          <w:sz w:val="24"/>
          <w:szCs w:val="24"/>
        </w:rPr>
        <w:t>slighter</w:t>
      </w:r>
      <w:r>
        <w:rPr>
          <w:sz w:val="24"/>
          <w:szCs w:val="24"/>
        </w:rPr>
        <w:t xml:space="preserve"> variations and reduce noise in the estimated parameters, the position trajectories precision </w:t>
      </w:r>
      <w:proofErr w:type="gramStart"/>
      <w:r>
        <w:rPr>
          <w:sz w:val="24"/>
          <w:szCs w:val="24"/>
        </w:rPr>
        <w:t>could be enhanced</w:t>
      </w:r>
      <w:proofErr w:type="gramEnd"/>
      <w:r>
        <w:rPr>
          <w:sz w:val="24"/>
          <w:szCs w:val="24"/>
        </w:rPr>
        <w:t>, or more participants could be included.</w:t>
      </w:r>
      <w:commentRangeEnd w:id="62"/>
      <w:r>
        <w:rPr>
          <w:rStyle w:val="Marquedecommentaire"/>
        </w:rPr>
        <w:commentReference w:id="62"/>
      </w:r>
    </w:p>
    <w:p w14:paraId="5DD59D8E" w14:textId="77777777" w:rsidR="00226C22" w:rsidRPr="00E04D64" w:rsidRDefault="00226C22" w:rsidP="00E04D64">
      <w:pPr>
        <w:pStyle w:val="Corpsdetexte"/>
        <w:spacing w:line="360" w:lineRule="auto"/>
        <w:rPr>
          <w:sz w:val="24"/>
          <w:szCs w:val="24"/>
        </w:rPr>
      </w:pPr>
    </w:p>
    <w:p w14:paraId="71EC416C" w14:textId="01D3B48A" w:rsidR="00864A4D" w:rsidRPr="00E04D64" w:rsidRDefault="00864A4D" w:rsidP="00864A4D">
      <w:pPr>
        <w:pStyle w:val="Titre2"/>
        <w:spacing w:line="360" w:lineRule="auto"/>
        <w:rPr>
          <w:sz w:val="24"/>
          <w:szCs w:val="24"/>
        </w:rPr>
      </w:pPr>
      <w:r>
        <w:rPr>
          <w:sz w:val="24"/>
          <w:szCs w:val="24"/>
        </w:rPr>
        <w:t>Conclusion</w:t>
      </w:r>
      <w:r w:rsidRPr="00E04D64">
        <w:rPr>
          <w:sz w:val="24"/>
          <w:szCs w:val="24"/>
        </w:rPr>
        <w:t xml:space="preserve"> </w:t>
      </w:r>
    </w:p>
    <w:p w14:paraId="234470EB" w14:textId="2E8F04EA" w:rsidR="00C40F26" w:rsidRPr="00E04D64" w:rsidRDefault="00C40F26" w:rsidP="00E04D64">
      <w:pPr>
        <w:pStyle w:val="Corpsdetexte"/>
        <w:spacing w:before="111" w:line="360" w:lineRule="auto"/>
        <w:ind w:left="142"/>
        <w:jc w:val="both"/>
        <w:rPr>
          <w:color w:val="000000" w:themeColor="text1"/>
          <w:sz w:val="24"/>
          <w:szCs w:val="24"/>
        </w:rPr>
      </w:pPr>
      <w:r w:rsidRPr="00E04D64">
        <w:rPr>
          <w:color w:val="000000" w:themeColor="text1"/>
          <w:sz w:val="24"/>
          <w:szCs w:val="24"/>
        </w:rPr>
        <w:t>In realistic cas</w:t>
      </w:r>
      <w:r w:rsidR="005A4F10" w:rsidRPr="00E04D64">
        <w:rPr>
          <w:color w:val="000000" w:themeColor="text1"/>
          <w:sz w:val="24"/>
          <w:szCs w:val="24"/>
        </w:rPr>
        <w:t>e</w:t>
      </w:r>
      <w:r w:rsidRPr="00E04D64">
        <w:rPr>
          <w:color w:val="000000" w:themeColor="text1"/>
          <w:sz w:val="24"/>
          <w:szCs w:val="24"/>
        </w:rPr>
        <w:t xml:space="preserve"> studies,</w:t>
      </w:r>
      <w:r w:rsidR="00B53011" w:rsidRPr="00E04D64">
        <w:rPr>
          <w:color w:val="000000" w:themeColor="text1"/>
          <w:sz w:val="24"/>
          <w:szCs w:val="24"/>
        </w:rPr>
        <w:t xml:space="preserve"> joint impedance might be complicated to estima</w:t>
      </w:r>
      <w:r w:rsidR="00C64333">
        <w:rPr>
          <w:color w:val="000000" w:themeColor="text1"/>
          <w:sz w:val="24"/>
          <w:szCs w:val="24"/>
        </w:rPr>
        <w:t>te when human movements are free</w:t>
      </w:r>
      <w:r w:rsidRPr="00E04D64">
        <w:rPr>
          <w:color w:val="000000" w:themeColor="text1"/>
          <w:sz w:val="24"/>
          <w:szCs w:val="24"/>
        </w:rPr>
        <w:t xml:space="preserve"> and the e</w:t>
      </w:r>
      <w:r w:rsidR="00B53011" w:rsidRPr="00E04D64">
        <w:rPr>
          <w:color w:val="000000" w:themeColor="text1"/>
          <w:sz w:val="24"/>
          <w:szCs w:val="24"/>
        </w:rPr>
        <w:t>nvironment is partially unknown</w:t>
      </w:r>
      <w:r w:rsidRPr="00E04D64">
        <w:rPr>
          <w:color w:val="000000" w:themeColor="text1"/>
          <w:sz w:val="24"/>
          <w:szCs w:val="24"/>
        </w:rPr>
        <w:t>. The use of endpoint impedance provides a good approximation for small deviations from a nominal trajectory</w:t>
      </w:r>
      <w:r w:rsidR="00C64333">
        <w:rPr>
          <w:color w:val="000000" w:themeColor="text1"/>
          <w:sz w:val="24"/>
          <w:szCs w:val="24"/>
        </w:rPr>
        <w:t>,</w:t>
      </w:r>
      <w:r w:rsidRPr="00E04D64">
        <w:rPr>
          <w:color w:val="000000" w:themeColor="text1"/>
          <w:sz w:val="24"/>
          <w:szCs w:val="24"/>
        </w:rPr>
        <w:t xml:space="preserve"> allowi</w:t>
      </w:r>
      <w:r w:rsidR="008A3B55" w:rsidRPr="00E04D64">
        <w:rPr>
          <w:color w:val="000000" w:themeColor="text1"/>
          <w:sz w:val="24"/>
          <w:szCs w:val="24"/>
        </w:rPr>
        <w:t xml:space="preserve">ng </w:t>
      </w:r>
      <w:r w:rsidR="00C64333">
        <w:rPr>
          <w:color w:val="000000" w:themeColor="text1"/>
          <w:sz w:val="24"/>
          <w:szCs w:val="24"/>
        </w:rPr>
        <w:t>the monitoring</w:t>
      </w:r>
      <w:r w:rsidR="008A3B55" w:rsidRPr="00E04D64">
        <w:rPr>
          <w:color w:val="000000" w:themeColor="text1"/>
          <w:sz w:val="24"/>
          <w:szCs w:val="24"/>
        </w:rPr>
        <w:t xml:space="preserve"> </w:t>
      </w:r>
      <w:r w:rsidR="00C64333">
        <w:rPr>
          <w:color w:val="000000" w:themeColor="text1"/>
          <w:sz w:val="24"/>
          <w:szCs w:val="24"/>
        </w:rPr>
        <w:t xml:space="preserve">of </w:t>
      </w:r>
      <w:r w:rsidR="008A3B55" w:rsidRPr="00E04D64">
        <w:rPr>
          <w:color w:val="000000" w:themeColor="text1"/>
          <w:sz w:val="24"/>
          <w:szCs w:val="24"/>
        </w:rPr>
        <w:t>a global behavior</w:t>
      </w:r>
      <w:r w:rsidRPr="00E04D64">
        <w:rPr>
          <w:color w:val="000000" w:themeColor="text1"/>
          <w:sz w:val="24"/>
          <w:szCs w:val="24"/>
        </w:rPr>
        <w:t xml:space="preserve"> that did not discriminate reflexes from intrinsic properties</w:t>
      </w:r>
      <w:r w:rsidR="008A3B55" w:rsidRPr="00E04D64">
        <w:rPr>
          <w:color w:val="000000" w:themeColor="text1"/>
          <w:sz w:val="24"/>
          <w:szCs w:val="24"/>
        </w:rPr>
        <w:t xml:space="preserve"> in this study</w:t>
      </w:r>
      <w:r w:rsidRPr="00E04D64">
        <w:rPr>
          <w:color w:val="000000" w:themeColor="text1"/>
          <w:sz w:val="24"/>
          <w:szCs w:val="24"/>
        </w:rPr>
        <w:t>.</w:t>
      </w:r>
    </w:p>
    <w:p w14:paraId="0F9A7275" w14:textId="0A9B62CD" w:rsidR="00226C22" w:rsidRPr="00E04D64" w:rsidRDefault="00C40F26" w:rsidP="00E04D64">
      <w:pPr>
        <w:pStyle w:val="Corpsdetexte"/>
        <w:spacing w:before="111" w:line="360" w:lineRule="auto"/>
        <w:ind w:left="142"/>
        <w:jc w:val="both"/>
        <w:rPr>
          <w:color w:val="000000" w:themeColor="text1"/>
          <w:sz w:val="24"/>
          <w:szCs w:val="24"/>
        </w:rPr>
      </w:pPr>
      <w:r w:rsidRPr="00E04D64">
        <w:rPr>
          <w:color w:val="000000" w:themeColor="text1"/>
          <w:sz w:val="24"/>
          <w:szCs w:val="24"/>
        </w:rPr>
        <w:t>This study observed</w:t>
      </w:r>
      <w:r w:rsidR="00531F84">
        <w:rPr>
          <w:color w:val="000000" w:themeColor="text1"/>
          <w:sz w:val="24"/>
          <w:szCs w:val="24"/>
        </w:rPr>
        <w:t xml:space="preserve"> significant</w:t>
      </w:r>
      <w:r w:rsidRPr="00E04D64">
        <w:rPr>
          <w:color w:val="000000" w:themeColor="text1"/>
          <w:sz w:val="24"/>
          <w:szCs w:val="24"/>
        </w:rPr>
        <w:t xml:space="preserve"> rapid impedance variations (</w:t>
      </w:r>
      <m:oMath>
        <m:r>
          <w:rPr>
            <w:rFonts w:ascii="Cambria Math" w:hAnsi="Cambria Math"/>
            <w:color w:val="000000" w:themeColor="text1"/>
            <w:sz w:val="24"/>
            <w:szCs w:val="24"/>
          </w:rPr>
          <m:t>&lt;</m:t>
        </m:r>
      </m:oMath>
      <w:r w:rsidRPr="00E04D64">
        <w:rPr>
          <w:color w:val="000000" w:themeColor="text1"/>
          <w:sz w:val="24"/>
          <w:szCs w:val="24"/>
        </w:rPr>
        <w:t>0.</w:t>
      </w:r>
      <w:r w:rsidR="009213F6" w:rsidRPr="00E04D64">
        <w:rPr>
          <w:color w:val="000000" w:themeColor="text1"/>
          <w:sz w:val="24"/>
          <w:szCs w:val="24"/>
        </w:rPr>
        <w:t>6</w:t>
      </w:r>
      <w:r w:rsidRPr="00E04D64">
        <w:rPr>
          <w:color w:val="000000" w:themeColor="text1"/>
          <w:sz w:val="24"/>
          <w:szCs w:val="24"/>
        </w:rPr>
        <w:t xml:space="preserve"> s)</w:t>
      </w:r>
      <w:r w:rsidR="00531F84">
        <w:rPr>
          <w:color w:val="000000" w:themeColor="text1"/>
          <w:sz w:val="24"/>
          <w:szCs w:val="24"/>
        </w:rPr>
        <w:t xml:space="preserve"> during the </w:t>
      </w:r>
      <w:proofErr w:type="gramStart"/>
      <w:r w:rsidR="00531F84">
        <w:rPr>
          <w:color w:val="000000" w:themeColor="text1"/>
          <w:sz w:val="24"/>
          <w:szCs w:val="24"/>
        </w:rPr>
        <w:t>ball bouncing</w:t>
      </w:r>
      <w:proofErr w:type="gramEnd"/>
      <w:r w:rsidR="00531F84">
        <w:rPr>
          <w:color w:val="000000" w:themeColor="text1"/>
          <w:sz w:val="24"/>
          <w:szCs w:val="24"/>
        </w:rPr>
        <w:t xml:space="preserve"> task, supporting the idea of cy</w:t>
      </w:r>
      <w:r w:rsidR="00C64333">
        <w:rPr>
          <w:color w:val="000000" w:themeColor="text1"/>
          <w:sz w:val="24"/>
          <w:szCs w:val="24"/>
        </w:rPr>
        <w:t>c</w:t>
      </w:r>
      <w:r w:rsidR="00531F84">
        <w:rPr>
          <w:color w:val="000000" w:themeColor="text1"/>
          <w:sz w:val="24"/>
          <w:szCs w:val="24"/>
        </w:rPr>
        <w:t xml:space="preserve">lic variations of the endpoint impedance during </w:t>
      </w:r>
      <w:r w:rsidR="00531F84" w:rsidRPr="00E04D64">
        <w:rPr>
          <w:color w:val="000000" w:themeColor="text1"/>
          <w:sz w:val="24"/>
          <w:szCs w:val="24"/>
        </w:rPr>
        <w:t>rhythmic task</w:t>
      </w:r>
      <w:r w:rsidR="00531F84">
        <w:rPr>
          <w:color w:val="000000" w:themeColor="text1"/>
          <w:sz w:val="24"/>
          <w:szCs w:val="24"/>
        </w:rPr>
        <w:t>s</w:t>
      </w:r>
      <w:r w:rsidRPr="00E04D64">
        <w:rPr>
          <w:color w:val="000000" w:themeColor="text1"/>
          <w:sz w:val="24"/>
          <w:szCs w:val="24"/>
        </w:rPr>
        <w:t>. Estimation techniques not relying on the assumpt</w:t>
      </w:r>
      <w:r w:rsidR="00482C3A" w:rsidRPr="00E04D64">
        <w:rPr>
          <w:color w:val="000000" w:themeColor="text1"/>
          <w:sz w:val="24"/>
          <w:szCs w:val="24"/>
        </w:rPr>
        <w:t>ion of constant parameters like</w:t>
      </w:r>
      <w:r w:rsidRPr="00E04D64">
        <w:rPr>
          <w:color w:val="000000" w:themeColor="text1"/>
          <w:sz w:val="24"/>
          <w:szCs w:val="24"/>
        </w:rPr>
        <w:t xml:space="preserve"> the ones described by</w:t>
      </w:r>
      <w:r w:rsidR="00DB51C9" w:rsidRPr="00E04D64">
        <w:rPr>
          <w:color w:val="000000" w:themeColor="text1"/>
          <w:sz w:val="24"/>
          <w:szCs w:val="24"/>
        </w:rPr>
        <w:t xml:space="preserve"> </w:t>
      </w:r>
      <w:proofErr w:type="spellStart"/>
      <w:r w:rsidR="00DB51C9" w:rsidRPr="00E04D64">
        <w:rPr>
          <w:color w:val="000000" w:themeColor="text1"/>
          <w:sz w:val="24"/>
          <w:szCs w:val="24"/>
        </w:rPr>
        <w:t>Piovesan</w:t>
      </w:r>
      <w:proofErr w:type="spellEnd"/>
      <w:r w:rsidR="00DB51C9" w:rsidRPr="00E04D64">
        <w:rPr>
          <w:color w:val="000000" w:themeColor="text1"/>
          <w:sz w:val="24"/>
          <w:szCs w:val="24"/>
        </w:rPr>
        <w:t xml:space="preserve"> et al. </w:t>
      </w:r>
      <w:r w:rsidR="00DB51C9" w:rsidRPr="00E04D64">
        <w:rPr>
          <w:color w:val="000000" w:themeColor="text1"/>
          <w:sz w:val="24"/>
          <w:szCs w:val="24"/>
        </w:rPr>
        <w:fldChar w:fldCharType="begin"/>
      </w:r>
      <w:r w:rsidR="00FD2558">
        <w:rPr>
          <w:color w:val="000000" w:themeColor="text1"/>
          <w:sz w:val="24"/>
          <w:szCs w:val="24"/>
        </w:rPr>
        <w:instrText xml:space="preserve"> ADDIN ZOTERO_ITEM CSL_CITATION {"citationID":"7EyxtDjL","properties":{"formattedCitation":"(48)","plainCitation":"(48)","noteIndex":0},"citationItems":[{"id":212,"uris":["http://zotero.org/users/5243746/items/E3KVRK3Z"],"itemData":{"id":212,"type":"article-journal","abstract":"This study presents and validates a Time-Frequency technique for measuring 2-dimensional multijoint arm stiffness throughout a single planar movement as well as during static posture. It is proposed as an alternative to current regressive methods which ...","container-title":"PloS one","DOI":"10.1371/journal.pone.0033086","ISSN":"1932-6203","issue":"3","journalAbbreviation":"PLoS One","language":"eng","note":"PMID: 22448233","page":"e33086-e33086","source":"europepmc.org","title":"Measuring multi-joint stiffness during single movements: numerical validation of a novel time-frequency approach.","title-short":"Measuring multi-joint stiffness during single movements","volume":"7","author":[{"family":"Piovesan","given":"D."},{"family":"Pierobon","given":"A."},{"family":"DiZio","given":"P."},{"family":"Lackner","given":"J. R."}],"issued":{"date-parts":[["2012"]]}},"suppress-author":true}],"schema":"https://github.com/citation-style-language/schema/raw/master/csl-citation.json"} </w:instrText>
      </w:r>
      <w:r w:rsidR="00DB51C9" w:rsidRPr="00E04D64">
        <w:rPr>
          <w:color w:val="000000" w:themeColor="text1"/>
          <w:sz w:val="24"/>
          <w:szCs w:val="24"/>
        </w:rPr>
        <w:fldChar w:fldCharType="separate"/>
      </w:r>
      <w:r w:rsidR="00FD2558" w:rsidRPr="00FD2558">
        <w:rPr>
          <w:sz w:val="24"/>
        </w:rPr>
        <w:t>(48)</w:t>
      </w:r>
      <w:r w:rsidR="00DB51C9" w:rsidRPr="00E04D64">
        <w:rPr>
          <w:color w:val="000000" w:themeColor="text1"/>
          <w:sz w:val="24"/>
          <w:szCs w:val="24"/>
        </w:rPr>
        <w:fldChar w:fldCharType="end"/>
      </w:r>
      <w:r w:rsidRPr="00E04D64">
        <w:rPr>
          <w:color w:val="000000" w:themeColor="text1"/>
          <w:sz w:val="24"/>
          <w:szCs w:val="24"/>
        </w:rPr>
        <w:t xml:space="preserve"> </w:t>
      </w:r>
      <w:r w:rsidR="00DB51C9" w:rsidRPr="00E04D64">
        <w:rPr>
          <w:color w:val="000000" w:themeColor="text1"/>
          <w:sz w:val="24"/>
          <w:szCs w:val="24"/>
        </w:rPr>
        <w:t xml:space="preserve">or </w:t>
      </w:r>
      <w:proofErr w:type="spellStart"/>
      <w:r w:rsidR="00DB51C9" w:rsidRPr="00E04D64">
        <w:rPr>
          <w:color w:val="000000" w:themeColor="text1"/>
          <w:sz w:val="24"/>
          <w:szCs w:val="24"/>
        </w:rPr>
        <w:t>Guarin</w:t>
      </w:r>
      <w:proofErr w:type="spellEnd"/>
      <w:r w:rsidR="00DB51C9" w:rsidRPr="00E04D64">
        <w:rPr>
          <w:color w:val="000000" w:themeColor="text1"/>
          <w:sz w:val="24"/>
          <w:szCs w:val="24"/>
        </w:rPr>
        <w:t xml:space="preserve"> and Kearney </w:t>
      </w:r>
      <w:r w:rsidR="00DB51C9" w:rsidRPr="00E04D64">
        <w:rPr>
          <w:color w:val="000000" w:themeColor="text1"/>
          <w:sz w:val="24"/>
          <w:szCs w:val="24"/>
        </w:rPr>
        <w:fldChar w:fldCharType="begin"/>
      </w:r>
      <w:r w:rsidR="00FD2558">
        <w:rPr>
          <w:color w:val="000000" w:themeColor="text1"/>
          <w:sz w:val="24"/>
          <w:szCs w:val="24"/>
        </w:rPr>
        <w:instrText xml:space="preserve"> ADDIN ZOTERO_ITEM CSL_CITATION {"citationID":"edSGuSyf","properties":{"formattedCitation":"(9)","plainCitation":"(9)","noteIndex":0},"citationItems":[{"id":194,"uris":["http://zotero.org/users/5243746/items/T5CZ49SL"],"itemData":{"id":194,"type":"article-journal","abstract":"The overall mechanical properties of a joint are generated by a combination intrinsic (mechanical) and reflex (neural) mechanisms. Nevertheless, many methods for estimating joint mechanical properties have used a linear dynamic model whose parameters are commonly related to the joint inertial and visco-elastic properties. Such mechanical models cannot account for torques due to reflex mechanisms and consequently fitting them to data containing reflex torques can give biased results. This paper addresses this issue in two ways. First, using simulation studies, it demonstrates that fitting linear dynamic models in the presence of reflex torques will indeed provide biased estimates of intrinsic joint properties; the bias is significant for small reflex torques and increases proportionally with reflex torque magnitude. Second, it develops and validates a novel approach to accurately estimate the time-varying, intrinsic mechanical properties of a joint in the presence of reflex torques. The approach involves applying small position perturbations to the joint trajectory and then applying novel mathematical models and system identification techniques to analytically separate the measured total joint torque into its intrinsic and reflex components. The method first estimates a non-parametric, reflex electromyography-torque model, and uses it to predict the reflex torques which is subtracted from the total torque. Then, it estimates a non-parametric, linear, and time-varying model of the intrinsic mechanical properties from the residuals. Simulation results demonstrate that the new approach accurately tracks time-varying joint intrinsic mechanical properties during movement independently of the reflex torque magnitude. The new algorithm will be a useful tool in the study of motor control, as it supports the unbiased estimation of joint intrinsic mechanical properties during movement in the presence of reflex torques.","container-title":"IEEE Transactions on Neural Systems and Rehabilitation Engineering","DOI":"10.1109/TNSRE.2018.2870330","ISSN":"1534-4320","issue":"10","page":"1975-1984","source":"IEEE Xplore","title":"Unbiased Estimation of Human Joint Intrinsic Mechanical Properties During Movement","volume":"26","author":[{"family":"Guarin","given":"D. L."},{"family":"Kearney","given":"R. E."}],"issued":{"date-parts":[["2018",10]]}},"suppress-author":true}],"schema":"https://github.com/citation-style-language/schema/raw/master/csl-citation.json"} </w:instrText>
      </w:r>
      <w:r w:rsidR="00DB51C9" w:rsidRPr="00E04D64">
        <w:rPr>
          <w:color w:val="000000" w:themeColor="text1"/>
          <w:sz w:val="24"/>
          <w:szCs w:val="24"/>
        </w:rPr>
        <w:fldChar w:fldCharType="separate"/>
      </w:r>
      <w:r w:rsidR="00FD2558" w:rsidRPr="00FD2558">
        <w:rPr>
          <w:sz w:val="24"/>
        </w:rPr>
        <w:t>(9)</w:t>
      </w:r>
      <w:r w:rsidR="00DB51C9" w:rsidRPr="00E04D64">
        <w:rPr>
          <w:color w:val="000000" w:themeColor="text1"/>
          <w:sz w:val="24"/>
          <w:szCs w:val="24"/>
        </w:rPr>
        <w:fldChar w:fldCharType="end"/>
      </w:r>
      <w:r w:rsidR="00DB51C9" w:rsidRPr="00E04D64">
        <w:rPr>
          <w:color w:val="000000" w:themeColor="text1"/>
          <w:sz w:val="24"/>
          <w:szCs w:val="24"/>
        </w:rPr>
        <w:t xml:space="preserve"> </w:t>
      </w:r>
      <w:r w:rsidR="000D0F0D" w:rsidRPr="00E04D64">
        <w:rPr>
          <w:color w:val="000000" w:themeColor="text1"/>
          <w:sz w:val="24"/>
          <w:szCs w:val="24"/>
        </w:rPr>
        <w:t>could</w:t>
      </w:r>
      <w:r w:rsidRPr="00E04D64">
        <w:rPr>
          <w:color w:val="000000" w:themeColor="text1"/>
          <w:sz w:val="24"/>
          <w:szCs w:val="24"/>
        </w:rPr>
        <w:t xml:space="preserve"> provide more specific and descriptive cy</w:t>
      </w:r>
      <w:r w:rsidR="00D7544B" w:rsidRPr="00E04D64">
        <w:rPr>
          <w:color w:val="000000" w:themeColor="text1"/>
          <w:sz w:val="24"/>
          <w:szCs w:val="24"/>
        </w:rPr>
        <w:t>c</w:t>
      </w:r>
      <w:r w:rsidRPr="00E04D64">
        <w:rPr>
          <w:color w:val="000000" w:themeColor="text1"/>
          <w:sz w:val="24"/>
          <w:szCs w:val="24"/>
        </w:rPr>
        <w:t xml:space="preserve">lic impedance data to </w:t>
      </w:r>
      <w:r w:rsidR="00DB51C9" w:rsidRPr="00E04D64">
        <w:rPr>
          <w:color w:val="000000" w:themeColor="text1"/>
          <w:sz w:val="24"/>
          <w:szCs w:val="24"/>
        </w:rPr>
        <w:t xml:space="preserve">draw </w:t>
      </w:r>
      <w:r w:rsidR="007860F8" w:rsidRPr="00E04D64">
        <w:rPr>
          <w:color w:val="000000" w:themeColor="text1"/>
          <w:sz w:val="24"/>
          <w:szCs w:val="24"/>
        </w:rPr>
        <w:t>more delicate</w:t>
      </w:r>
      <w:r w:rsidR="00DB51C9" w:rsidRPr="00E04D64">
        <w:rPr>
          <w:color w:val="000000" w:themeColor="text1"/>
          <w:sz w:val="24"/>
          <w:szCs w:val="24"/>
        </w:rPr>
        <w:t xml:space="preserve"> variations</w:t>
      </w:r>
      <w:r w:rsidR="007D3748">
        <w:rPr>
          <w:color w:val="000000" w:themeColor="text1"/>
          <w:sz w:val="24"/>
          <w:szCs w:val="24"/>
        </w:rPr>
        <w:t xml:space="preserve"> and consolidate the findings of this work</w:t>
      </w:r>
      <w:r w:rsidR="00DB51C9" w:rsidRPr="00E04D64">
        <w:rPr>
          <w:color w:val="000000" w:themeColor="text1"/>
          <w:sz w:val="24"/>
          <w:szCs w:val="24"/>
        </w:rPr>
        <w:t>.</w:t>
      </w:r>
      <w:r w:rsidRPr="00E04D64">
        <w:rPr>
          <w:color w:val="000000" w:themeColor="text1"/>
          <w:sz w:val="24"/>
          <w:szCs w:val="24"/>
        </w:rPr>
        <w:t xml:space="preserve"> </w:t>
      </w:r>
    </w:p>
    <w:p w14:paraId="36D34AAA" w14:textId="6DEC5144" w:rsidR="00BD094A" w:rsidRDefault="00BD094A" w:rsidP="00E04D64">
      <w:pPr>
        <w:pStyle w:val="Corpsdetexte"/>
        <w:spacing w:before="111" w:line="360" w:lineRule="auto"/>
        <w:ind w:left="142" w:firstLine="284"/>
        <w:jc w:val="both"/>
        <w:rPr>
          <w:color w:val="FF0000"/>
          <w:sz w:val="24"/>
          <w:szCs w:val="24"/>
        </w:rPr>
      </w:pPr>
    </w:p>
    <w:p w14:paraId="2508E7C9" w14:textId="620F83F6" w:rsidR="00BD094A" w:rsidRDefault="00E2791E" w:rsidP="00BD094A">
      <w:pPr>
        <w:pStyle w:val="Titre1"/>
        <w:spacing w:line="360" w:lineRule="auto"/>
        <w:rPr>
          <w:sz w:val="28"/>
          <w:szCs w:val="28"/>
        </w:rPr>
      </w:pPr>
      <w:r w:rsidRPr="00E2791E">
        <w:rPr>
          <w:sz w:val="28"/>
          <w:szCs w:val="28"/>
        </w:rPr>
        <w:t>Acknowledgments</w:t>
      </w:r>
    </w:p>
    <w:p w14:paraId="08465866" w14:textId="7F8CFE8D" w:rsidR="00BD094A" w:rsidRDefault="00FD530B" w:rsidP="00FD530B">
      <w:pPr>
        <w:ind w:left="142"/>
      </w:pPr>
      <w:r>
        <w:t xml:space="preserve">We would like to thank Baptiste Boyer, </w:t>
      </w:r>
      <w:r>
        <w:t xml:space="preserve">Thomas </w:t>
      </w:r>
      <w:proofErr w:type="spellStart"/>
      <w:r>
        <w:t>Chevet</w:t>
      </w:r>
      <w:proofErr w:type="spellEnd"/>
      <w:r>
        <w:t>,</w:t>
      </w:r>
      <w:r>
        <w:t xml:space="preserve"> </w:t>
      </w:r>
      <w:r>
        <w:t xml:space="preserve">Dario </w:t>
      </w:r>
      <w:proofErr w:type="spellStart"/>
      <w:r>
        <w:t>Penco</w:t>
      </w:r>
      <w:proofErr w:type="spellEnd"/>
      <w:r>
        <w:t xml:space="preserve">, and Martin </w:t>
      </w:r>
      <w:proofErr w:type="spellStart"/>
      <w:r>
        <w:t>Soyer</w:t>
      </w:r>
      <w:proofErr w:type="spellEnd"/>
      <w:r>
        <w:t xml:space="preserve"> who helped for the tuning of the experiment.</w:t>
      </w:r>
    </w:p>
    <w:p w14:paraId="61BCC98E" w14:textId="77777777" w:rsidR="00FD530B" w:rsidRPr="00BD094A" w:rsidRDefault="00FD530B" w:rsidP="00BD094A">
      <w:pPr>
        <w:pStyle w:val="Titre1"/>
        <w:spacing w:line="360" w:lineRule="auto"/>
        <w:rPr>
          <w:sz w:val="28"/>
          <w:szCs w:val="28"/>
        </w:rPr>
      </w:pPr>
    </w:p>
    <w:p w14:paraId="31A95237" w14:textId="6CF7B90E" w:rsidR="00E2791E" w:rsidRPr="00E2791E" w:rsidRDefault="00E2791E" w:rsidP="00E2791E">
      <w:pPr>
        <w:pStyle w:val="Titre1"/>
        <w:spacing w:line="360" w:lineRule="auto"/>
        <w:rPr>
          <w:sz w:val="28"/>
          <w:szCs w:val="28"/>
        </w:rPr>
      </w:pPr>
      <w:r w:rsidRPr="00E2791E">
        <w:rPr>
          <w:sz w:val="28"/>
          <w:szCs w:val="28"/>
        </w:rPr>
        <w:t>Disclosure</w:t>
      </w:r>
    </w:p>
    <w:p w14:paraId="17362446" w14:textId="2786834B" w:rsidR="00E2791E" w:rsidRDefault="00E2791E" w:rsidP="00E2791E">
      <w:pPr>
        <w:widowControl/>
        <w:adjustRightInd w:val="0"/>
        <w:ind w:firstLine="113"/>
        <w:rPr>
          <w:color w:val="000000" w:themeColor="text1"/>
          <w:sz w:val="24"/>
          <w:szCs w:val="24"/>
        </w:rPr>
      </w:pPr>
      <w:proofErr w:type="gramStart"/>
      <w:r w:rsidRPr="00E2791E">
        <w:rPr>
          <w:color w:val="000000" w:themeColor="text1"/>
          <w:sz w:val="24"/>
          <w:szCs w:val="24"/>
        </w:rPr>
        <w:t>No conflicts of interest, financial or otherw</w:t>
      </w:r>
      <w:r w:rsidR="005D1DB8">
        <w:rPr>
          <w:color w:val="000000" w:themeColor="text1"/>
          <w:sz w:val="24"/>
          <w:szCs w:val="24"/>
        </w:rPr>
        <w:t>ise, are declared by the authors</w:t>
      </w:r>
      <w:proofErr w:type="gramEnd"/>
      <w:r w:rsidRPr="00E2791E">
        <w:rPr>
          <w:color w:val="000000" w:themeColor="text1"/>
          <w:sz w:val="24"/>
          <w:szCs w:val="24"/>
        </w:rPr>
        <w:t>.</w:t>
      </w:r>
    </w:p>
    <w:p w14:paraId="28DE1B0C" w14:textId="77777777" w:rsidR="00E2791E" w:rsidRPr="00E2791E" w:rsidRDefault="00E2791E" w:rsidP="00E2791E">
      <w:pPr>
        <w:widowControl/>
        <w:adjustRightInd w:val="0"/>
        <w:ind w:firstLine="113"/>
        <w:rPr>
          <w:color w:val="000000" w:themeColor="text1"/>
          <w:sz w:val="24"/>
          <w:szCs w:val="24"/>
        </w:rPr>
      </w:pPr>
    </w:p>
    <w:p w14:paraId="55208883" w14:textId="17BD0615" w:rsidR="00E2791E" w:rsidRPr="004A21CA" w:rsidRDefault="00E2791E" w:rsidP="005D1DB8">
      <w:pPr>
        <w:pStyle w:val="Titre1"/>
        <w:spacing w:before="171" w:line="360" w:lineRule="auto"/>
        <w:ind w:left="142" w:right="5591"/>
        <w:rPr>
          <w:w w:val="95"/>
          <w:sz w:val="28"/>
        </w:rPr>
      </w:pPr>
      <w:r>
        <w:rPr>
          <w:w w:val="95"/>
          <w:sz w:val="28"/>
        </w:rPr>
        <w:t>References</w:t>
      </w:r>
    </w:p>
    <w:p w14:paraId="41AE8BAF" w14:textId="77777777" w:rsidR="00FD2558" w:rsidRPr="00FD2558" w:rsidRDefault="005A4BBC" w:rsidP="005D1DB8">
      <w:pPr>
        <w:pStyle w:val="Bibliographie"/>
        <w:ind w:hanging="362"/>
        <w:rPr>
          <w:sz w:val="24"/>
        </w:rPr>
      </w:pPr>
      <w:r w:rsidRPr="00E04D64">
        <w:fldChar w:fldCharType="begin"/>
      </w:r>
      <w:r w:rsidR="00FD2558">
        <w:instrText xml:space="preserve"> ADDIN ZOTERO_BIBL {"uncited":[],"omitted":[],"custom":[]} CSL_BIBLIOGRAPHY </w:instrText>
      </w:r>
      <w:r w:rsidRPr="00E04D64">
        <w:fldChar w:fldCharType="separate"/>
      </w:r>
      <w:r w:rsidR="00FD2558" w:rsidRPr="00FD2558">
        <w:rPr>
          <w:sz w:val="24"/>
        </w:rPr>
        <w:t xml:space="preserve">1. </w:t>
      </w:r>
      <w:r w:rsidR="00FD2558" w:rsidRPr="00FD2558">
        <w:rPr>
          <w:sz w:val="24"/>
        </w:rPr>
        <w:tab/>
      </w:r>
      <w:proofErr w:type="spellStart"/>
      <w:r w:rsidR="00FD2558" w:rsidRPr="00FD2558">
        <w:rPr>
          <w:b/>
          <w:bCs/>
          <w:sz w:val="24"/>
        </w:rPr>
        <w:t>Burdet</w:t>
      </w:r>
      <w:proofErr w:type="spellEnd"/>
      <w:r w:rsidR="00FD2558" w:rsidRPr="00FD2558">
        <w:rPr>
          <w:b/>
          <w:bCs/>
          <w:sz w:val="24"/>
        </w:rPr>
        <w:t xml:space="preserve"> E</w:t>
      </w:r>
      <w:r w:rsidR="00FD2558" w:rsidRPr="00FD2558">
        <w:rPr>
          <w:sz w:val="24"/>
        </w:rPr>
        <w:t xml:space="preserve">, </w:t>
      </w:r>
      <w:proofErr w:type="spellStart"/>
      <w:proofErr w:type="gramStart"/>
      <w:r w:rsidR="00FD2558" w:rsidRPr="00FD2558">
        <w:rPr>
          <w:b/>
          <w:bCs/>
          <w:sz w:val="24"/>
        </w:rPr>
        <w:t>Osu</w:t>
      </w:r>
      <w:proofErr w:type="spellEnd"/>
      <w:proofErr w:type="gramEnd"/>
      <w:r w:rsidR="00FD2558" w:rsidRPr="00FD2558">
        <w:rPr>
          <w:b/>
          <w:bCs/>
          <w:sz w:val="24"/>
        </w:rPr>
        <w:t xml:space="preserve"> R</w:t>
      </w:r>
      <w:r w:rsidR="00FD2558" w:rsidRPr="00FD2558">
        <w:rPr>
          <w:sz w:val="24"/>
        </w:rPr>
        <w:t xml:space="preserve">, </w:t>
      </w:r>
      <w:r w:rsidR="00FD2558" w:rsidRPr="00FD2558">
        <w:rPr>
          <w:b/>
          <w:bCs/>
          <w:sz w:val="24"/>
        </w:rPr>
        <w:t>Franklin DW</w:t>
      </w:r>
      <w:r w:rsidR="00FD2558" w:rsidRPr="00FD2558">
        <w:rPr>
          <w:sz w:val="24"/>
        </w:rPr>
        <w:t xml:space="preserve">, </w:t>
      </w:r>
      <w:r w:rsidR="00FD2558" w:rsidRPr="00FD2558">
        <w:rPr>
          <w:b/>
          <w:bCs/>
          <w:sz w:val="24"/>
        </w:rPr>
        <w:t>Milner TE</w:t>
      </w:r>
      <w:r w:rsidR="00FD2558" w:rsidRPr="00FD2558">
        <w:rPr>
          <w:sz w:val="24"/>
        </w:rPr>
        <w:t xml:space="preserve">, </w:t>
      </w:r>
      <w:proofErr w:type="spellStart"/>
      <w:r w:rsidR="00FD2558" w:rsidRPr="00FD2558">
        <w:rPr>
          <w:b/>
          <w:bCs/>
          <w:sz w:val="24"/>
        </w:rPr>
        <w:t>Kawato</w:t>
      </w:r>
      <w:proofErr w:type="spellEnd"/>
      <w:r w:rsidR="00FD2558" w:rsidRPr="00FD2558">
        <w:rPr>
          <w:b/>
          <w:bCs/>
          <w:sz w:val="24"/>
        </w:rPr>
        <w:t xml:space="preserve"> M</w:t>
      </w:r>
      <w:r w:rsidR="00FD2558" w:rsidRPr="00FD2558">
        <w:rPr>
          <w:sz w:val="24"/>
        </w:rPr>
        <w:t xml:space="preserve">. The central nervous system stabilizes unstable dynamics by learning optimal impedance. </w:t>
      </w:r>
      <w:r w:rsidR="00FD2558" w:rsidRPr="00FD2558">
        <w:rPr>
          <w:i/>
          <w:iCs/>
          <w:sz w:val="24"/>
        </w:rPr>
        <w:t>Nature</w:t>
      </w:r>
      <w:r w:rsidR="00FD2558" w:rsidRPr="00FD2558">
        <w:rPr>
          <w:sz w:val="24"/>
        </w:rPr>
        <w:t xml:space="preserve"> 414: 446–449, 2001. </w:t>
      </w:r>
      <w:proofErr w:type="spellStart"/>
      <w:proofErr w:type="gramStart"/>
      <w:r w:rsidR="00FD2558" w:rsidRPr="00FD2558">
        <w:rPr>
          <w:sz w:val="24"/>
        </w:rPr>
        <w:t>doi</w:t>
      </w:r>
      <w:proofErr w:type="spellEnd"/>
      <w:proofErr w:type="gramEnd"/>
      <w:r w:rsidR="00FD2558" w:rsidRPr="00FD2558">
        <w:rPr>
          <w:sz w:val="24"/>
        </w:rPr>
        <w:t>: 10.1038/35106566.</w:t>
      </w:r>
    </w:p>
    <w:p w14:paraId="603182FA" w14:textId="77777777" w:rsidR="00FD2558" w:rsidRPr="00FD2558" w:rsidRDefault="00FD2558" w:rsidP="005D1DB8">
      <w:pPr>
        <w:pStyle w:val="Bibliographie"/>
        <w:ind w:hanging="362"/>
        <w:rPr>
          <w:sz w:val="24"/>
        </w:rPr>
      </w:pPr>
      <w:r w:rsidRPr="00FD2558">
        <w:rPr>
          <w:sz w:val="24"/>
        </w:rPr>
        <w:t xml:space="preserve">2. </w:t>
      </w:r>
      <w:r w:rsidRPr="00FD2558">
        <w:rPr>
          <w:sz w:val="24"/>
        </w:rPr>
        <w:tab/>
      </w:r>
      <w:r w:rsidRPr="00FD2558">
        <w:rPr>
          <w:b/>
          <w:bCs/>
          <w:sz w:val="24"/>
        </w:rPr>
        <w:t>Milner TE</w:t>
      </w:r>
      <w:r w:rsidRPr="00FD2558">
        <w:rPr>
          <w:sz w:val="24"/>
        </w:rPr>
        <w:t xml:space="preserve">, </w:t>
      </w:r>
      <w:r w:rsidRPr="00FD2558">
        <w:rPr>
          <w:b/>
          <w:bCs/>
          <w:sz w:val="24"/>
        </w:rPr>
        <w:t>Franklin DW</w:t>
      </w:r>
      <w:r w:rsidRPr="00FD2558">
        <w:rPr>
          <w:sz w:val="24"/>
        </w:rPr>
        <w:t xml:space="preserve">. Impedance control and internal model use during the initial stage of adaptation to novel dynamics in humans. </w:t>
      </w:r>
      <w:r w:rsidRPr="00FD2558">
        <w:rPr>
          <w:i/>
          <w:iCs/>
          <w:sz w:val="24"/>
        </w:rPr>
        <w:t>The Journal of Physiology</w:t>
      </w:r>
      <w:r w:rsidRPr="00FD2558">
        <w:rPr>
          <w:sz w:val="24"/>
        </w:rPr>
        <w:t xml:space="preserve"> 567: 651–664, 2005. </w:t>
      </w:r>
      <w:proofErr w:type="spellStart"/>
      <w:proofErr w:type="gramStart"/>
      <w:r w:rsidRPr="00FD2558">
        <w:rPr>
          <w:sz w:val="24"/>
        </w:rPr>
        <w:t>doi</w:t>
      </w:r>
      <w:proofErr w:type="spellEnd"/>
      <w:proofErr w:type="gramEnd"/>
      <w:r w:rsidRPr="00FD2558">
        <w:rPr>
          <w:sz w:val="24"/>
        </w:rPr>
        <w:t>: 10.1113/jphysiol.2005.090449.</w:t>
      </w:r>
    </w:p>
    <w:p w14:paraId="667A98D2" w14:textId="77777777" w:rsidR="00FD2558" w:rsidRPr="00FD2558" w:rsidRDefault="00FD2558" w:rsidP="005D1DB8">
      <w:pPr>
        <w:pStyle w:val="Bibliographie"/>
        <w:ind w:hanging="362"/>
        <w:rPr>
          <w:sz w:val="24"/>
        </w:rPr>
      </w:pPr>
      <w:r w:rsidRPr="00FD2558">
        <w:rPr>
          <w:sz w:val="24"/>
        </w:rPr>
        <w:t xml:space="preserve">3. </w:t>
      </w:r>
      <w:r w:rsidRPr="00FD2558">
        <w:rPr>
          <w:sz w:val="24"/>
        </w:rPr>
        <w:tab/>
      </w:r>
      <w:r w:rsidRPr="00FD2558">
        <w:rPr>
          <w:b/>
          <w:bCs/>
          <w:sz w:val="24"/>
        </w:rPr>
        <w:t>Tsuji T</w:t>
      </w:r>
      <w:r w:rsidRPr="00FD2558">
        <w:rPr>
          <w:sz w:val="24"/>
        </w:rPr>
        <w:t xml:space="preserve">, </w:t>
      </w:r>
      <w:r w:rsidRPr="00FD2558">
        <w:rPr>
          <w:b/>
          <w:bCs/>
          <w:sz w:val="24"/>
        </w:rPr>
        <w:t>Tanaka Y</w:t>
      </w:r>
      <w:r w:rsidRPr="00FD2558">
        <w:rPr>
          <w:sz w:val="24"/>
        </w:rPr>
        <w:t xml:space="preserve">. Bio-mimetic impedance control of robotic manipulator for dynamic contact tasks. </w:t>
      </w:r>
      <w:r w:rsidRPr="00FD2558">
        <w:rPr>
          <w:i/>
          <w:iCs/>
          <w:sz w:val="24"/>
        </w:rPr>
        <w:t>Robotics and Autonomous Systems</w:t>
      </w:r>
      <w:r w:rsidRPr="00FD2558">
        <w:rPr>
          <w:sz w:val="24"/>
        </w:rPr>
        <w:t xml:space="preserve"> 56: 306–316, 2008. </w:t>
      </w:r>
      <w:proofErr w:type="spellStart"/>
      <w:proofErr w:type="gramStart"/>
      <w:r w:rsidRPr="00FD2558">
        <w:rPr>
          <w:sz w:val="24"/>
        </w:rPr>
        <w:t>doi</w:t>
      </w:r>
      <w:proofErr w:type="spellEnd"/>
      <w:proofErr w:type="gramEnd"/>
      <w:r w:rsidRPr="00FD2558">
        <w:rPr>
          <w:sz w:val="24"/>
        </w:rPr>
        <w:t>: 10.1016/j.robot.2007.09.001.</w:t>
      </w:r>
    </w:p>
    <w:p w14:paraId="08458EA1" w14:textId="77777777" w:rsidR="00FD2558" w:rsidRPr="00FD2558" w:rsidRDefault="00FD2558" w:rsidP="005D1DB8">
      <w:pPr>
        <w:pStyle w:val="Bibliographie"/>
        <w:ind w:hanging="362"/>
        <w:rPr>
          <w:sz w:val="24"/>
        </w:rPr>
      </w:pPr>
      <w:r w:rsidRPr="00FD2558">
        <w:rPr>
          <w:sz w:val="24"/>
        </w:rPr>
        <w:t xml:space="preserve">4. </w:t>
      </w:r>
      <w:r w:rsidRPr="00FD2558">
        <w:rPr>
          <w:sz w:val="24"/>
        </w:rPr>
        <w:tab/>
      </w:r>
      <w:proofErr w:type="spellStart"/>
      <w:r w:rsidRPr="00FD2558">
        <w:rPr>
          <w:b/>
          <w:bCs/>
          <w:sz w:val="24"/>
        </w:rPr>
        <w:t>Mussa-Ivaldi</w:t>
      </w:r>
      <w:proofErr w:type="spellEnd"/>
      <w:r w:rsidRPr="00FD2558">
        <w:rPr>
          <w:b/>
          <w:bCs/>
          <w:sz w:val="24"/>
        </w:rPr>
        <w:t xml:space="preserve"> FA</w:t>
      </w:r>
      <w:r w:rsidRPr="00FD2558">
        <w:rPr>
          <w:sz w:val="24"/>
        </w:rPr>
        <w:t xml:space="preserve">, </w:t>
      </w:r>
      <w:r w:rsidRPr="00FD2558">
        <w:rPr>
          <w:b/>
          <w:bCs/>
          <w:sz w:val="24"/>
        </w:rPr>
        <w:t>Hogan N</w:t>
      </w:r>
      <w:r w:rsidRPr="00FD2558">
        <w:rPr>
          <w:sz w:val="24"/>
        </w:rPr>
        <w:t xml:space="preserve">, </w:t>
      </w:r>
      <w:proofErr w:type="spellStart"/>
      <w:r w:rsidRPr="00FD2558">
        <w:rPr>
          <w:b/>
          <w:bCs/>
          <w:sz w:val="24"/>
        </w:rPr>
        <w:t>Bizzi</w:t>
      </w:r>
      <w:proofErr w:type="spellEnd"/>
      <w:r w:rsidRPr="00FD2558">
        <w:rPr>
          <w:b/>
          <w:bCs/>
          <w:sz w:val="24"/>
        </w:rPr>
        <w:t xml:space="preserve"> E</w:t>
      </w:r>
      <w:r w:rsidRPr="00FD2558">
        <w:rPr>
          <w:sz w:val="24"/>
        </w:rPr>
        <w:t xml:space="preserve">. Neural, mechanical, and geometric factors </w:t>
      </w:r>
      <w:proofErr w:type="spellStart"/>
      <w:r w:rsidRPr="00FD2558">
        <w:rPr>
          <w:sz w:val="24"/>
        </w:rPr>
        <w:t>subserving</w:t>
      </w:r>
      <w:proofErr w:type="spellEnd"/>
      <w:r w:rsidRPr="00FD2558">
        <w:rPr>
          <w:sz w:val="24"/>
        </w:rPr>
        <w:t xml:space="preserve"> arm posture in humans. </w:t>
      </w:r>
      <w:r w:rsidRPr="00FD2558">
        <w:rPr>
          <w:i/>
          <w:iCs/>
          <w:sz w:val="24"/>
        </w:rPr>
        <w:t xml:space="preserve">J </w:t>
      </w:r>
      <w:proofErr w:type="spellStart"/>
      <w:r w:rsidRPr="00FD2558">
        <w:rPr>
          <w:i/>
          <w:iCs/>
          <w:sz w:val="24"/>
        </w:rPr>
        <w:t>Neurosci</w:t>
      </w:r>
      <w:proofErr w:type="spellEnd"/>
      <w:r w:rsidRPr="00FD2558">
        <w:rPr>
          <w:sz w:val="24"/>
        </w:rPr>
        <w:t xml:space="preserve"> 5: 2732–2743, 1985.</w:t>
      </w:r>
    </w:p>
    <w:p w14:paraId="6F7D5DE6" w14:textId="77777777" w:rsidR="00FD2558" w:rsidRPr="00FD2558" w:rsidRDefault="00FD2558" w:rsidP="005D1DB8">
      <w:pPr>
        <w:pStyle w:val="Bibliographie"/>
        <w:ind w:hanging="362"/>
        <w:rPr>
          <w:sz w:val="24"/>
        </w:rPr>
      </w:pPr>
      <w:r w:rsidRPr="00FD2558">
        <w:rPr>
          <w:sz w:val="24"/>
        </w:rPr>
        <w:t xml:space="preserve">5. </w:t>
      </w:r>
      <w:r w:rsidRPr="00FD2558">
        <w:rPr>
          <w:sz w:val="24"/>
        </w:rPr>
        <w:tab/>
      </w:r>
      <w:proofErr w:type="spellStart"/>
      <w:r w:rsidRPr="00FD2558">
        <w:rPr>
          <w:b/>
          <w:bCs/>
          <w:sz w:val="24"/>
        </w:rPr>
        <w:t>Börner</w:t>
      </w:r>
      <w:proofErr w:type="spellEnd"/>
      <w:r w:rsidRPr="00FD2558">
        <w:rPr>
          <w:b/>
          <w:bCs/>
          <w:sz w:val="24"/>
        </w:rPr>
        <w:t xml:space="preserve"> H</w:t>
      </w:r>
      <w:r w:rsidRPr="00FD2558">
        <w:rPr>
          <w:sz w:val="24"/>
        </w:rPr>
        <w:t xml:space="preserve">, </w:t>
      </w:r>
      <w:r w:rsidRPr="00FD2558">
        <w:rPr>
          <w:b/>
          <w:bCs/>
          <w:sz w:val="24"/>
        </w:rPr>
        <w:t>Endo S</w:t>
      </w:r>
      <w:r w:rsidRPr="00FD2558">
        <w:rPr>
          <w:sz w:val="24"/>
        </w:rPr>
        <w:t xml:space="preserve">, </w:t>
      </w:r>
      <w:proofErr w:type="spellStart"/>
      <w:r w:rsidRPr="00FD2558">
        <w:rPr>
          <w:b/>
          <w:bCs/>
          <w:sz w:val="24"/>
        </w:rPr>
        <w:t>Hirche</w:t>
      </w:r>
      <w:proofErr w:type="spellEnd"/>
      <w:r w:rsidRPr="00FD2558">
        <w:rPr>
          <w:b/>
          <w:bCs/>
          <w:sz w:val="24"/>
        </w:rPr>
        <w:t xml:space="preserve"> S</w:t>
      </w:r>
      <w:r w:rsidRPr="00FD2558">
        <w:rPr>
          <w:sz w:val="24"/>
        </w:rPr>
        <w:t xml:space="preserve">. Estimation of Involuntary Components of Human Arm Impedance in Multi-Joint Movements via Feedback Jerk Isolation. </w:t>
      </w:r>
      <w:r w:rsidRPr="00FD2558">
        <w:rPr>
          <w:i/>
          <w:iCs/>
          <w:sz w:val="24"/>
        </w:rPr>
        <w:t>Frontiers in Neuroscience</w:t>
      </w:r>
      <w:r w:rsidRPr="00FD2558">
        <w:rPr>
          <w:sz w:val="24"/>
        </w:rPr>
        <w:t xml:space="preserve"> 14: 459, 2020. </w:t>
      </w:r>
      <w:proofErr w:type="spellStart"/>
      <w:proofErr w:type="gramStart"/>
      <w:r w:rsidRPr="00FD2558">
        <w:rPr>
          <w:sz w:val="24"/>
        </w:rPr>
        <w:t>doi</w:t>
      </w:r>
      <w:proofErr w:type="spellEnd"/>
      <w:proofErr w:type="gramEnd"/>
      <w:r w:rsidRPr="00FD2558">
        <w:rPr>
          <w:sz w:val="24"/>
        </w:rPr>
        <w:t>: 10.3389/fnins.2020.00459.</w:t>
      </w:r>
    </w:p>
    <w:p w14:paraId="37882F3A" w14:textId="77777777" w:rsidR="00FD2558" w:rsidRPr="00FD2558" w:rsidRDefault="00FD2558" w:rsidP="005D1DB8">
      <w:pPr>
        <w:pStyle w:val="Bibliographie"/>
        <w:ind w:hanging="362"/>
        <w:rPr>
          <w:sz w:val="24"/>
        </w:rPr>
      </w:pPr>
      <w:r w:rsidRPr="00FD2558">
        <w:rPr>
          <w:sz w:val="24"/>
        </w:rPr>
        <w:t xml:space="preserve">6. </w:t>
      </w:r>
      <w:r w:rsidRPr="00FD2558">
        <w:rPr>
          <w:sz w:val="24"/>
        </w:rPr>
        <w:tab/>
      </w:r>
      <w:r w:rsidRPr="00FD2558">
        <w:rPr>
          <w:b/>
          <w:bCs/>
          <w:sz w:val="24"/>
        </w:rPr>
        <w:t xml:space="preserve">van de </w:t>
      </w:r>
      <w:proofErr w:type="spellStart"/>
      <w:r w:rsidRPr="00FD2558">
        <w:rPr>
          <w:b/>
          <w:bCs/>
          <w:sz w:val="24"/>
        </w:rPr>
        <w:t>Ruit</w:t>
      </w:r>
      <w:proofErr w:type="spellEnd"/>
      <w:r w:rsidRPr="00FD2558">
        <w:rPr>
          <w:b/>
          <w:bCs/>
          <w:sz w:val="24"/>
        </w:rPr>
        <w:t xml:space="preserve"> M</w:t>
      </w:r>
      <w:r w:rsidRPr="00FD2558">
        <w:rPr>
          <w:sz w:val="24"/>
        </w:rPr>
        <w:t xml:space="preserve">, </w:t>
      </w:r>
      <w:proofErr w:type="spellStart"/>
      <w:r w:rsidRPr="00FD2558">
        <w:rPr>
          <w:b/>
          <w:bCs/>
          <w:sz w:val="24"/>
        </w:rPr>
        <w:t>Mugge</w:t>
      </w:r>
      <w:proofErr w:type="spellEnd"/>
      <w:r w:rsidRPr="00FD2558">
        <w:rPr>
          <w:b/>
          <w:bCs/>
          <w:sz w:val="24"/>
        </w:rPr>
        <w:t xml:space="preserve"> W</w:t>
      </w:r>
      <w:r w:rsidRPr="00FD2558">
        <w:rPr>
          <w:sz w:val="24"/>
        </w:rPr>
        <w:t xml:space="preserve">, </w:t>
      </w:r>
      <w:proofErr w:type="spellStart"/>
      <w:r w:rsidRPr="00FD2558">
        <w:rPr>
          <w:b/>
          <w:bCs/>
          <w:sz w:val="24"/>
        </w:rPr>
        <w:t>Cavallo</w:t>
      </w:r>
      <w:proofErr w:type="spellEnd"/>
      <w:r w:rsidRPr="00FD2558">
        <w:rPr>
          <w:b/>
          <w:bCs/>
          <w:sz w:val="24"/>
        </w:rPr>
        <w:t xml:space="preserve"> G</w:t>
      </w:r>
      <w:r w:rsidRPr="00FD2558">
        <w:rPr>
          <w:sz w:val="24"/>
        </w:rPr>
        <w:t xml:space="preserve">, </w:t>
      </w:r>
      <w:proofErr w:type="spellStart"/>
      <w:r w:rsidRPr="00FD2558">
        <w:rPr>
          <w:b/>
          <w:bCs/>
          <w:sz w:val="24"/>
        </w:rPr>
        <w:t>Lataire</w:t>
      </w:r>
      <w:proofErr w:type="spellEnd"/>
      <w:r w:rsidRPr="00FD2558">
        <w:rPr>
          <w:b/>
          <w:bCs/>
          <w:sz w:val="24"/>
        </w:rPr>
        <w:t xml:space="preserve"> J</w:t>
      </w:r>
      <w:r w:rsidRPr="00FD2558">
        <w:rPr>
          <w:sz w:val="24"/>
        </w:rPr>
        <w:t xml:space="preserve">, </w:t>
      </w:r>
      <w:proofErr w:type="spellStart"/>
      <w:r w:rsidRPr="00FD2558">
        <w:rPr>
          <w:b/>
          <w:bCs/>
          <w:sz w:val="24"/>
        </w:rPr>
        <w:t>Ludvig</w:t>
      </w:r>
      <w:proofErr w:type="spellEnd"/>
      <w:r w:rsidRPr="00FD2558">
        <w:rPr>
          <w:b/>
          <w:bCs/>
          <w:sz w:val="24"/>
        </w:rPr>
        <w:t xml:space="preserve"> D</w:t>
      </w:r>
      <w:r w:rsidRPr="00FD2558">
        <w:rPr>
          <w:sz w:val="24"/>
        </w:rPr>
        <w:t xml:space="preserve">, </w:t>
      </w:r>
      <w:r w:rsidRPr="00FD2558">
        <w:rPr>
          <w:b/>
          <w:bCs/>
          <w:sz w:val="24"/>
        </w:rPr>
        <w:t>Schouten AC</w:t>
      </w:r>
      <w:r w:rsidRPr="00FD2558">
        <w:rPr>
          <w:sz w:val="24"/>
        </w:rPr>
        <w:t xml:space="preserve">. Quantitative </w:t>
      </w:r>
      <w:r w:rsidRPr="00FD2558">
        <w:rPr>
          <w:sz w:val="24"/>
        </w:rPr>
        <w:lastRenderedPageBreak/>
        <w:t xml:space="preserve">comparison of time-varying system identification methods to describe human joint impedance. </w:t>
      </w:r>
      <w:r w:rsidRPr="00FD2558">
        <w:rPr>
          <w:i/>
          <w:iCs/>
          <w:sz w:val="24"/>
        </w:rPr>
        <w:t>Annual Reviews in Control</w:t>
      </w:r>
      <w:r w:rsidRPr="00FD2558">
        <w:rPr>
          <w:sz w:val="24"/>
        </w:rPr>
        <w:t xml:space="preserve"> 52: 91–107, 2021. </w:t>
      </w:r>
      <w:proofErr w:type="spellStart"/>
      <w:proofErr w:type="gramStart"/>
      <w:r w:rsidRPr="00FD2558">
        <w:rPr>
          <w:sz w:val="24"/>
        </w:rPr>
        <w:t>doi</w:t>
      </w:r>
      <w:proofErr w:type="spellEnd"/>
      <w:proofErr w:type="gramEnd"/>
      <w:r w:rsidRPr="00FD2558">
        <w:rPr>
          <w:sz w:val="24"/>
        </w:rPr>
        <w:t>: 10.1016/j.arcontrol.2021.10.010.</w:t>
      </w:r>
    </w:p>
    <w:p w14:paraId="7E88827B" w14:textId="77777777" w:rsidR="00FD2558" w:rsidRPr="00FD2558" w:rsidRDefault="00FD2558" w:rsidP="005D1DB8">
      <w:pPr>
        <w:pStyle w:val="Bibliographie"/>
        <w:ind w:hanging="362"/>
        <w:rPr>
          <w:sz w:val="24"/>
        </w:rPr>
      </w:pPr>
      <w:r w:rsidRPr="00FD2558">
        <w:rPr>
          <w:sz w:val="24"/>
        </w:rPr>
        <w:t xml:space="preserve">7. </w:t>
      </w:r>
      <w:r w:rsidRPr="00FD2558">
        <w:rPr>
          <w:sz w:val="24"/>
        </w:rPr>
        <w:tab/>
      </w:r>
      <w:proofErr w:type="spellStart"/>
      <w:r w:rsidRPr="00FD2558">
        <w:rPr>
          <w:b/>
          <w:bCs/>
          <w:sz w:val="24"/>
        </w:rPr>
        <w:t>Kistemaker</w:t>
      </w:r>
      <w:proofErr w:type="spellEnd"/>
      <w:r w:rsidRPr="00FD2558">
        <w:rPr>
          <w:b/>
          <w:bCs/>
          <w:sz w:val="24"/>
        </w:rPr>
        <w:t xml:space="preserve"> DA</w:t>
      </w:r>
      <w:r w:rsidRPr="00FD2558">
        <w:rPr>
          <w:sz w:val="24"/>
        </w:rPr>
        <w:t xml:space="preserve">, </w:t>
      </w:r>
      <w:proofErr w:type="spellStart"/>
      <w:r w:rsidRPr="00FD2558">
        <w:rPr>
          <w:b/>
          <w:bCs/>
          <w:sz w:val="24"/>
        </w:rPr>
        <w:t>Rozendaal</w:t>
      </w:r>
      <w:proofErr w:type="spellEnd"/>
      <w:r w:rsidRPr="00FD2558">
        <w:rPr>
          <w:b/>
          <w:bCs/>
          <w:sz w:val="24"/>
        </w:rPr>
        <w:t xml:space="preserve"> LA</w:t>
      </w:r>
      <w:r w:rsidRPr="00FD2558">
        <w:rPr>
          <w:sz w:val="24"/>
        </w:rPr>
        <w:t xml:space="preserve">. In Vivo Dynamics of the Musculoskeletal System Cannot Be Adequately Described Using a Stiffness-Damping-Inertia Model. </w:t>
      </w:r>
      <w:r w:rsidRPr="00FD2558">
        <w:rPr>
          <w:i/>
          <w:iCs/>
          <w:sz w:val="24"/>
        </w:rPr>
        <w:t>PLOS ONE</w:t>
      </w:r>
      <w:r w:rsidRPr="00FD2558">
        <w:rPr>
          <w:sz w:val="24"/>
        </w:rPr>
        <w:t xml:space="preserve"> 6: e19568, 2011. </w:t>
      </w:r>
      <w:proofErr w:type="spellStart"/>
      <w:proofErr w:type="gramStart"/>
      <w:r w:rsidRPr="00FD2558">
        <w:rPr>
          <w:sz w:val="24"/>
        </w:rPr>
        <w:t>doi</w:t>
      </w:r>
      <w:proofErr w:type="spellEnd"/>
      <w:proofErr w:type="gramEnd"/>
      <w:r w:rsidRPr="00FD2558">
        <w:rPr>
          <w:sz w:val="24"/>
        </w:rPr>
        <w:t>: 10.1371/journal.pone.0019568.</w:t>
      </w:r>
    </w:p>
    <w:p w14:paraId="5602B4A6" w14:textId="77777777" w:rsidR="00FD2558" w:rsidRPr="00FD2558" w:rsidRDefault="00FD2558" w:rsidP="005D1DB8">
      <w:pPr>
        <w:pStyle w:val="Bibliographie"/>
        <w:ind w:hanging="362"/>
        <w:rPr>
          <w:sz w:val="24"/>
        </w:rPr>
      </w:pPr>
      <w:r w:rsidRPr="00FD2558">
        <w:rPr>
          <w:sz w:val="24"/>
        </w:rPr>
        <w:t xml:space="preserve">8. </w:t>
      </w:r>
      <w:r w:rsidRPr="00FD2558">
        <w:rPr>
          <w:sz w:val="24"/>
        </w:rPr>
        <w:tab/>
      </w:r>
      <w:r w:rsidRPr="00FD2558">
        <w:rPr>
          <w:b/>
          <w:bCs/>
          <w:sz w:val="24"/>
        </w:rPr>
        <w:t>Tee KP</w:t>
      </w:r>
      <w:r w:rsidRPr="00FD2558">
        <w:rPr>
          <w:sz w:val="24"/>
        </w:rPr>
        <w:t xml:space="preserve">, </w:t>
      </w:r>
      <w:proofErr w:type="spellStart"/>
      <w:r w:rsidRPr="00FD2558">
        <w:rPr>
          <w:b/>
          <w:bCs/>
          <w:sz w:val="24"/>
        </w:rPr>
        <w:t>Burdet</w:t>
      </w:r>
      <w:proofErr w:type="spellEnd"/>
      <w:r w:rsidRPr="00FD2558">
        <w:rPr>
          <w:b/>
          <w:bCs/>
          <w:sz w:val="24"/>
        </w:rPr>
        <w:t xml:space="preserve"> E</w:t>
      </w:r>
      <w:r w:rsidRPr="00FD2558">
        <w:rPr>
          <w:sz w:val="24"/>
        </w:rPr>
        <w:t xml:space="preserve">, </w:t>
      </w:r>
      <w:r w:rsidRPr="00FD2558">
        <w:rPr>
          <w:b/>
          <w:bCs/>
          <w:sz w:val="24"/>
        </w:rPr>
        <w:t>Chew CM</w:t>
      </w:r>
      <w:r w:rsidRPr="00FD2558">
        <w:rPr>
          <w:sz w:val="24"/>
        </w:rPr>
        <w:t xml:space="preserve">, </w:t>
      </w:r>
      <w:r w:rsidRPr="00FD2558">
        <w:rPr>
          <w:b/>
          <w:bCs/>
          <w:sz w:val="24"/>
        </w:rPr>
        <w:t>Milner TE</w:t>
      </w:r>
      <w:r w:rsidRPr="00FD2558">
        <w:rPr>
          <w:sz w:val="24"/>
        </w:rPr>
        <w:t xml:space="preserve">. A model of force and impedance in human arm movements. </w:t>
      </w:r>
      <w:proofErr w:type="spellStart"/>
      <w:r w:rsidRPr="00FD2558">
        <w:rPr>
          <w:i/>
          <w:iCs/>
          <w:sz w:val="24"/>
        </w:rPr>
        <w:t>Biol</w:t>
      </w:r>
      <w:proofErr w:type="spellEnd"/>
      <w:r w:rsidRPr="00FD2558">
        <w:rPr>
          <w:i/>
          <w:iCs/>
          <w:sz w:val="24"/>
        </w:rPr>
        <w:t xml:space="preserve"> </w:t>
      </w:r>
      <w:proofErr w:type="spellStart"/>
      <w:r w:rsidRPr="00FD2558">
        <w:rPr>
          <w:i/>
          <w:iCs/>
          <w:sz w:val="24"/>
        </w:rPr>
        <w:t>Cybern</w:t>
      </w:r>
      <w:proofErr w:type="spellEnd"/>
      <w:r w:rsidRPr="00FD2558">
        <w:rPr>
          <w:sz w:val="24"/>
        </w:rPr>
        <w:t xml:space="preserve"> 90: 368–375, 2004. </w:t>
      </w:r>
      <w:proofErr w:type="spellStart"/>
      <w:proofErr w:type="gramStart"/>
      <w:r w:rsidRPr="00FD2558">
        <w:rPr>
          <w:sz w:val="24"/>
        </w:rPr>
        <w:t>doi</w:t>
      </w:r>
      <w:proofErr w:type="spellEnd"/>
      <w:proofErr w:type="gramEnd"/>
      <w:r w:rsidRPr="00FD2558">
        <w:rPr>
          <w:sz w:val="24"/>
        </w:rPr>
        <w:t>: 10.1007/s00422-004-0484-4.</w:t>
      </w:r>
    </w:p>
    <w:p w14:paraId="40D929D5" w14:textId="77777777" w:rsidR="00FD2558" w:rsidRPr="00FD2558" w:rsidRDefault="00FD2558" w:rsidP="005D1DB8">
      <w:pPr>
        <w:pStyle w:val="Bibliographie"/>
        <w:ind w:hanging="362"/>
        <w:rPr>
          <w:sz w:val="24"/>
        </w:rPr>
      </w:pPr>
      <w:r w:rsidRPr="00FD2558">
        <w:rPr>
          <w:sz w:val="24"/>
        </w:rPr>
        <w:t xml:space="preserve">9. </w:t>
      </w:r>
      <w:r w:rsidRPr="00FD2558">
        <w:rPr>
          <w:sz w:val="24"/>
        </w:rPr>
        <w:tab/>
      </w:r>
      <w:proofErr w:type="spellStart"/>
      <w:r w:rsidRPr="00FD2558">
        <w:rPr>
          <w:b/>
          <w:bCs/>
          <w:sz w:val="24"/>
        </w:rPr>
        <w:t>Guarin</w:t>
      </w:r>
      <w:proofErr w:type="spellEnd"/>
      <w:r w:rsidRPr="00FD2558">
        <w:rPr>
          <w:b/>
          <w:bCs/>
          <w:sz w:val="24"/>
        </w:rPr>
        <w:t xml:space="preserve"> DL</w:t>
      </w:r>
      <w:r w:rsidRPr="00FD2558">
        <w:rPr>
          <w:sz w:val="24"/>
        </w:rPr>
        <w:t xml:space="preserve">, </w:t>
      </w:r>
      <w:r w:rsidRPr="00FD2558">
        <w:rPr>
          <w:b/>
          <w:bCs/>
          <w:sz w:val="24"/>
        </w:rPr>
        <w:t>Kearney RE</w:t>
      </w:r>
      <w:r w:rsidRPr="00FD2558">
        <w:rPr>
          <w:sz w:val="24"/>
        </w:rPr>
        <w:t xml:space="preserve">. Unbiased Estimation of Human Joint Intrinsic Mechanical Properties </w:t>
      </w:r>
      <w:proofErr w:type="gramStart"/>
      <w:r w:rsidRPr="00FD2558">
        <w:rPr>
          <w:sz w:val="24"/>
        </w:rPr>
        <w:t>During</w:t>
      </w:r>
      <w:proofErr w:type="gramEnd"/>
      <w:r w:rsidRPr="00FD2558">
        <w:rPr>
          <w:sz w:val="24"/>
        </w:rPr>
        <w:t xml:space="preserve"> Movement. </w:t>
      </w:r>
      <w:r w:rsidRPr="00FD2558">
        <w:rPr>
          <w:i/>
          <w:iCs/>
          <w:sz w:val="24"/>
        </w:rPr>
        <w:t>IEEE Transactions on Neural Systems and Rehabilitation Engineering</w:t>
      </w:r>
      <w:r w:rsidRPr="00FD2558">
        <w:rPr>
          <w:sz w:val="24"/>
        </w:rPr>
        <w:t xml:space="preserve"> 26: 1975–1984, 2018. </w:t>
      </w:r>
      <w:proofErr w:type="spellStart"/>
      <w:proofErr w:type="gramStart"/>
      <w:r w:rsidRPr="00FD2558">
        <w:rPr>
          <w:sz w:val="24"/>
        </w:rPr>
        <w:t>doi</w:t>
      </w:r>
      <w:proofErr w:type="spellEnd"/>
      <w:proofErr w:type="gramEnd"/>
      <w:r w:rsidRPr="00FD2558">
        <w:rPr>
          <w:sz w:val="24"/>
        </w:rPr>
        <w:t>: 10.1109/TNSRE.2018.2870330.</w:t>
      </w:r>
    </w:p>
    <w:p w14:paraId="6626AEF0" w14:textId="77777777" w:rsidR="00FD2558" w:rsidRPr="00FD2558" w:rsidRDefault="00FD2558" w:rsidP="005D1DB8">
      <w:pPr>
        <w:pStyle w:val="Bibliographie"/>
        <w:ind w:hanging="362"/>
        <w:rPr>
          <w:sz w:val="24"/>
        </w:rPr>
      </w:pPr>
      <w:r w:rsidRPr="00FD2558">
        <w:rPr>
          <w:sz w:val="24"/>
        </w:rPr>
        <w:t xml:space="preserve">10. </w:t>
      </w:r>
      <w:r w:rsidRPr="00FD2558">
        <w:rPr>
          <w:sz w:val="24"/>
        </w:rPr>
        <w:tab/>
      </w:r>
      <w:proofErr w:type="spellStart"/>
      <w:r w:rsidRPr="00FD2558">
        <w:rPr>
          <w:b/>
          <w:bCs/>
          <w:sz w:val="24"/>
        </w:rPr>
        <w:t>Sobhani</w:t>
      </w:r>
      <w:proofErr w:type="spellEnd"/>
      <w:r w:rsidRPr="00FD2558">
        <w:rPr>
          <w:b/>
          <w:bCs/>
          <w:sz w:val="24"/>
        </w:rPr>
        <w:t xml:space="preserve"> Tehrani E</w:t>
      </w:r>
      <w:r w:rsidRPr="00FD2558">
        <w:rPr>
          <w:sz w:val="24"/>
        </w:rPr>
        <w:t xml:space="preserve">, </w:t>
      </w:r>
      <w:proofErr w:type="spellStart"/>
      <w:r w:rsidRPr="00FD2558">
        <w:rPr>
          <w:b/>
          <w:bCs/>
          <w:sz w:val="24"/>
        </w:rPr>
        <w:t>Jalaleddini</w:t>
      </w:r>
      <w:proofErr w:type="spellEnd"/>
      <w:r w:rsidRPr="00FD2558">
        <w:rPr>
          <w:b/>
          <w:bCs/>
          <w:sz w:val="24"/>
        </w:rPr>
        <w:t xml:space="preserve"> K</w:t>
      </w:r>
      <w:r w:rsidRPr="00FD2558">
        <w:rPr>
          <w:sz w:val="24"/>
        </w:rPr>
        <w:t xml:space="preserve">, </w:t>
      </w:r>
      <w:r w:rsidRPr="00FD2558">
        <w:rPr>
          <w:b/>
          <w:bCs/>
          <w:sz w:val="24"/>
        </w:rPr>
        <w:t>Kearney RE</w:t>
      </w:r>
      <w:r w:rsidRPr="00FD2558">
        <w:rPr>
          <w:sz w:val="24"/>
        </w:rPr>
        <w:t xml:space="preserve">. Ankle Joint Intrinsic Dynamics is More Complex than a Mass-Spring-Damper Model. </w:t>
      </w:r>
      <w:r w:rsidRPr="00FD2558">
        <w:rPr>
          <w:i/>
          <w:iCs/>
          <w:sz w:val="24"/>
        </w:rPr>
        <w:t>IEEE Transactions on Neural Systems and Rehabilitation Engineering</w:t>
      </w:r>
      <w:r w:rsidRPr="00FD2558">
        <w:rPr>
          <w:sz w:val="24"/>
        </w:rPr>
        <w:t xml:space="preserve"> 25: 1568–1580, 2017. </w:t>
      </w:r>
      <w:proofErr w:type="spellStart"/>
      <w:proofErr w:type="gramStart"/>
      <w:r w:rsidRPr="00FD2558">
        <w:rPr>
          <w:sz w:val="24"/>
        </w:rPr>
        <w:t>doi</w:t>
      </w:r>
      <w:proofErr w:type="spellEnd"/>
      <w:proofErr w:type="gramEnd"/>
      <w:r w:rsidRPr="00FD2558">
        <w:rPr>
          <w:sz w:val="24"/>
        </w:rPr>
        <w:t>: 10.1109/TNSRE.2017.2679722.</w:t>
      </w:r>
    </w:p>
    <w:p w14:paraId="75120FDD" w14:textId="77777777" w:rsidR="00FD2558" w:rsidRPr="00FD2558" w:rsidRDefault="00FD2558" w:rsidP="005D1DB8">
      <w:pPr>
        <w:pStyle w:val="Bibliographie"/>
        <w:ind w:hanging="362"/>
        <w:rPr>
          <w:sz w:val="24"/>
        </w:rPr>
      </w:pPr>
      <w:r w:rsidRPr="00FD2558">
        <w:rPr>
          <w:sz w:val="24"/>
        </w:rPr>
        <w:t xml:space="preserve">11. </w:t>
      </w:r>
      <w:r w:rsidRPr="00FD2558">
        <w:rPr>
          <w:sz w:val="24"/>
        </w:rPr>
        <w:tab/>
      </w:r>
      <w:proofErr w:type="spellStart"/>
      <w:r w:rsidRPr="00FD2558">
        <w:rPr>
          <w:b/>
          <w:bCs/>
          <w:sz w:val="24"/>
        </w:rPr>
        <w:t>Latash</w:t>
      </w:r>
      <w:proofErr w:type="spellEnd"/>
      <w:r w:rsidRPr="00FD2558">
        <w:rPr>
          <w:b/>
          <w:bCs/>
          <w:sz w:val="24"/>
        </w:rPr>
        <w:t xml:space="preserve"> ML</w:t>
      </w:r>
      <w:r w:rsidRPr="00FD2558">
        <w:rPr>
          <w:sz w:val="24"/>
        </w:rPr>
        <w:t xml:space="preserve">, </w:t>
      </w:r>
      <w:proofErr w:type="spellStart"/>
      <w:r w:rsidRPr="00FD2558">
        <w:rPr>
          <w:b/>
          <w:bCs/>
          <w:sz w:val="24"/>
        </w:rPr>
        <w:t>Zatsiorsky</w:t>
      </w:r>
      <w:proofErr w:type="spellEnd"/>
      <w:r w:rsidRPr="00FD2558">
        <w:rPr>
          <w:b/>
          <w:bCs/>
          <w:sz w:val="24"/>
        </w:rPr>
        <w:t xml:space="preserve"> VM</w:t>
      </w:r>
      <w:r w:rsidRPr="00FD2558">
        <w:rPr>
          <w:sz w:val="24"/>
        </w:rPr>
        <w:t xml:space="preserve">. Joint stiffness: Myth or reality? </w:t>
      </w:r>
      <w:r w:rsidRPr="00FD2558">
        <w:rPr>
          <w:i/>
          <w:iCs/>
          <w:sz w:val="24"/>
        </w:rPr>
        <w:t>Human Movement Science</w:t>
      </w:r>
      <w:r w:rsidRPr="00FD2558">
        <w:rPr>
          <w:sz w:val="24"/>
        </w:rPr>
        <w:t xml:space="preserve"> 12: 653–692, 1993. </w:t>
      </w:r>
      <w:proofErr w:type="spellStart"/>
      <w:proofErr w:type="gramStart"/>
      <w:r w:rsidRPr="00FD2558">
        <w:rPr>
          <w:sz w:val="24"/>
        </w:rPr>
        <w:t>doi</w:t>
      </w:r>
      <w:proofErr w:type="spellEnd"/>
      <w:proofErr w:type="gramEnd"/>
      <w:r w:rsidRPr="00FD2558">
        <w:rPr>
          <w:sz w:val="24"/>
        </w:rPr>
        <w:t>: 10.1016/0167-9457(93)90010-M.</w:t>
      </w:r>
    </w:p>
    <w:p w14:paraId="50F799F4" w14:textId="77777777" w:rsidR="00FD2558" w:rsidRPr="00FD2558" w:rsidRDefault="00FD2558" w:rsidP="005D1DB8">
      <w:pPr>
        <w:pStyle w:val="Bibliographie"/>
        <w:ind w:hanging="362"/>
        <w:rPr>
          <w:sz w:val="24"/>
        </w:rPr>
      </w:pPr>
      <w:r w:rsidRPr="00FD2558">
        <w:rPr>
          <w:sz w:val="24"/>
        </w:rPr>
        <w:t xml:space="preserve">12. </w:t>
      </w:r>
      <w:r w:rsidRPr="00FD2558">
        <w:rPr>
          <w:sz w:val="24"/>
        </w:rPr>
        <w:tab/>
      </w:r>
      <w:r w:rsidRPr="00FD2558">
        <w:rPr>
          <w:b/>
          <w:bCs/>
          <w:sz w:val="24"/>
        </w:rPr>
        <w:t>Dolan JM</w:t>
      </w:r>
      <w:r w:rsidRPr="00FD2558">
        <w:rPr>
          <w:sz w:val="24"/>
        </w:rPr>
        <w:t xml:space="preserve">, </w:t>
      </w:r>
      <w:r w:rsidRPr="00FD2558">
        <w:rPr>
          <w:b/>
          <w:bCs/>
          <w:sz w:val="24"/>
        </w:rPr>
        <w:t>Friedman MB</w:t>
      </w:r>
      <w:r w:rsidRPr="00FD2558">
        <w:rPr>
          <w:sz w:val="24"/>
        </w:rPr>
        <w:t xml:space="preserve">, </w:t>
      </w:r>
      <w:proofErr w:type="spellStart"/>
      <w:r w:rsidRPr="00FD2558">
        <w:rPr>
          <w:b/>
          <w:bCs/>
          <w:sz w:val="24"/>
        </w:rPr>
        <w:t>Nagurka</w:t>
      </w:r>
      <w:proofErr w:type="spellEnd"/>
      <w:r w:rsidRPr="00FD2558">
        <w:rPr>
          <w:b/>
          <w:bCs/>
          <w:sz w:val="24"/>
        </w:rPr>
        <w:t xml:space="preserve"> ML</w:t>
      </w:r>
      <w:r w:rsidRPr="00FD2558">
        <w:rPr>
          <w:sz w:val="24"/>
        </w:rPr>
        <w:t xml:space="preserve">. Dynamic and loaded impedance components in the maintenance of human arm posture. </w:t>
      </w:r>
      <w:r w:rsidRPr="00FD2558">
        <w:rPr>
          <w:i/>
          <w:iCs/>
          <w:sz w:val="24"/>
        </w:rPr>
        <w:t>IEEE Transactions on Systems, Man, and Cybernetics</w:t>
      </w:r>
      <w:r w:rsidRPr="00FD2558">
        <w:rPr>
          <w:sz w:val="24"/>
        </w:rPr>
        <w:t xml:space="preserve"> 23: 698–709, 1993. </w:t>
      </w:r>
      <w:proofErr w:type="spellStart"/>
      <w:proofErr w:type="gramStart"/>
      <w:r w:rsidRPr="00FD2558">
        <w:rPr>
          <w:sz w:val="24"/>
        </w:rPr>
        <w:t>doi</w:t>
      </w:r>
      <w:proofErr w:type="spellEnd"/>
      <w:proofErr w:type="gramEnd"/>
      <w:r w:rsidRPr="00FD2558">
        <w:rPr>
          <w:sz w:val="24"/>
        </w:rPr>
        <w:t>: 10.1109/21.256543.</w:t>
      </w:r>
    </w:p>
    <w:p w14:paraId="45DA0B78" w14:textId="77777777" w:rsidR="00FD2558" w:rsidRPr="00FD2558" w:rsidRDefault="00FD2558" w:rsidP="005D1DB8">
      <w:pPr>
        <w:pStyle w:val="Bibliographie"/>
        <w:ind w:hanging="362"/>
        <w:rPr>
          <w:sz w:val="24"/>
        </w:rPr>
      </w:pPr>
      <w:r w:rsidRPr="00FD2558">
        <w:rPr>
          <w:sz w:val="24"/>
        </w:rPr>
        <w:t xml:space="preserve">13. </w:t>
      </w:r>
      <w:r w:rsidRPr="00FD2558">
        <w:rPr>
          <w:sz w:val="24"/>
        </w:rPr>
        <w:tab/>
      </w:r>
      <w:proofErr w:type="spellStart"/>
      <w:r w:rsidRPr="00FD2558">
        <w:rPr>
          <w:b/>
          <w:bCs/>
          <w:sz w:val="24"/>
        </w:rPr>
        <w:t>Erden</w:t>
      </w:r>
      <w:proofErr w:type="spellEnd"/>
      <w:r w:rsidRPr="00FD2558">
        <w:rPr>
          <w:b/>
          <w:bCs/>
          <w:sz w:val="24"/>
        </w:rPr>
        <w:t xml:space="preserve"> MS</w:t>
      </w:r>
      <w:r w:rsidRPr="00FD2558">
        <w:rPr>
          <w:sz w:val="24"/>
        </w:rPr>
        <w:t xml:space="preserve">, </w:t>
      </w:r>
      <w:proofErr w:type="spellStart"/>
      <w:r w:rsidRPr="00FD2558">
        <w:rPr>
          <w:b/>
          <w:bCs/>
          <w:sz w:val="24"/>
        </w:rPr>
        <w:t>Billard</w:t>
      </w:r>
      <w:proofErr w:type="spellEnd"/>
      <w:r w:rsidRPr="00FD2558">
        <w:rPr>
          <w:b/>
          <w:bCs/>
          <w:sz w:val="24"/>
        </w:rPr>
        <w:t xml:space="preserve"> A</w:t>
      </w:r>
      <w:r w:rsidRPr="00FD2558">
        <w:rPr>
          <w:sz w:val="24"/>
        </w:rPr>
        <w:t xml:space="preserve">. Hand Impedance Measurements </w:t>
      </w:r>
      <w:proofErr w:type="gramStart"/>
      <w:r w:rsidRPr="00FD2558">
        <w:rPr>
          <w:sz w:val="24"/>
        </w:rPr>
        <w:t>During</w:t>
      </w:r>
      <w:proofErr w:type="gramEnd"/>
      <w:r w:rsidRPr="00FD2558">
        <w:rPr>
          <w:sz w:val="24"/>
        </w:rPr>
        <w:t xml:space="preserve"> Interactive Manual Welding With a Robot. </w:t>
      </w:r>
      <w:r w:rsidRPr="00FD2558">
        <w:rPr>
          <w:i/>
          <w:iCs/>
          <w:sz w:val="24"/>
        </w:rPr>
        <w:t>IEEE Transactions on Robotics</w:t>
      </w:r>
      <w:r w:rsidRPr="00FD2558">
        <w:rPr>
          <w:sz w:val="24"/>
        </w:rPr>
        <w:t xml:space="preserve"> 31: 168–179, 2015. </w:t>
      </w:r>
      <w:proofErr w:type="spellStart"/>
      <w:proofErr w:type="gramStart"/>
      <w:r w:rsidRPr="00FD2558">
        <w:rPr>
          <w:sz w:val="24"/>
        </w:rPr>
        <w:t>doi</w:t>
      </w:r>
      <w:proofErr w:type="spellEnd"/>
      <w:proofErr w:type="gramEnd"/>
      <w:r w:rsidRPr="00FD2558">
        <w:rPr>
          <w:sz w:val="24"/>
        </w:rPr>
        <w:t>: 10.1109/TRO.2014.2385212.</w:t>
      </w:r>
    </w:p>
    <w:p w14:paraId="58F6CEA9" w14:textId="77777777" w:rsidR="00FD2558" w:rsidRPr="00FD2558" w:rsidRDefault="00FD2558" w:rsidP="005D1DB8">
      <w:pPr>
        <w:pStyle w:val="Bibliographie"/>
        <w:ind w:hanging="362"/>
        <w:rPr>
          <w:sz w:val="24"/>
        </w:rPr>
      </w:pPr>
      <w:r w:rsidRPr="00FD2558">
        <w:rPr>
          <w:sz w:val="24"/>
        </w:rPr>
        <w:t xml:space="preserve">14. </w:t>
      </w:r>
      <w:r w:rsidRPr="00FD2558">
        <w:rPr>
          <w:sz w:val="24"/>
        </w:rPr>
        <w:tab/>
      </w:r>
      <w:r w:rsidRPr="00FD2558">
        <w:rPr>
          <w:b/>
          <w:bCs/>
          <w:sz w:val="24"/>
        </w:rPr>
        <w:t>Li Y</w:t>
      </w:r>
      <w:r w:rsidRPr="00FD2558">
        <w:rPr>
          <w:sz w:val="24"/>
        </w:rPr>
        <w:t xml:space="preserve">, </w:t>
      </w:r>
      <w:proofErr w:type="spellStart"/>
      <w:r w:rsidRPr="00FD2558">
        <w:rPr>
          <w:b/>
          <w:bCs/>
          <w:sz w:val="24"/>
        </w:rPr>
        <w:t>Jarrasse</w:t>
      </w:r>
      <w:proofErr w:type="spellEnd"/>
      <w:r w:rsidRPr="00FD2558">
        <w:rPr>
          <w:b/>
          <w:bCs/>
          <w:sz w:val="24"/>
        </w:rPr>
        <w:t xml:space="preserve"> N</w:t>
      </w:r>
      <w:r w:rsidRPr="00FD2558">
        <w:rPr>
          <w:sz w:val="24"/>
        </w:rPr>
        <w:t xml:space="preserve">, </w:t>
      </w:r>
      <w:proofErr w:type="spellStart"/>
      <w:r w:rsidRPr="00FD2558">
        <w:rPr>
          <w:b/>
          <w:bCs/>
          <w:sz w:val="24"/>
        </w:rPr>
        <w:t>Burdet</w:t>
      </w:r>
      <w:proofErr w:type="spellEnd"/>
      <w:r w:rsidRPr="00FD2558">
        <w:rPr>
          <w:b/>
          <w:bCs/>
          <w:sz w:val="24"/>
        </w:rPr>
        <w:t xml:space="preserve"> E</w:t>
      </w:r>
      <w:r w:rsidRPr="00FD2558">
        <w:rPr>
          <w:sz w:val="24"/>
        </w:rPr>
        <w:t xml:space="preserve">. Versatile Interaction Control and Haptic Identification in Humans and Robots [Online]. In: </w:t>
      </w:r>
      <w:r w:rsidRPr="00FD2558">
        <w:rPr>
          <w:i/>
          <w:iCs/>
          <w:sz w:val="24"/>
        </w:rPr>
        <w:t>Geometric and Numerical Foundations of Movements</w:t>
      </w:r>
      <w:r w:rsidRPr="00FD2558">
        <w:rPr>
          <w:sz w:val="24"/>
        </w:rPr>
        <w:t>, p. 187–206. https://hal.archives-ouvertes.fr/hal-02109818 [24 Feb. 2022].</w:t>
      </w:r>
    </w:p>
    <w:p w14:paraId="0F6321F5" w14:textId="77777777" w:rsidR="00FD2558" w:rsidRPr="00FD2558" w:rsidRDefault="00FD2558" w:rsidP="005D1DB8">
      <w:pPr>
        <w:pStyle w:val="Bibliographie"/>
        <w:ind w:hanging="362"/>
        <w:rPr>
          <w:sz w:val="24"/>
        </w:rPr>
      </w:pPr>
      <w:r w:rsidRPr="00FD2558">
        <w:rPr>
          <w:sz w:val="24"/>
          <w:lang w:val="fr-FR"/>
        </w:rPr>
        <w:t xml:space="preserve">15. </w:t>
      </w:r>
      <w:r w:rsidRPr="00FD2558">
        <w:rPr>
          <w:sz w:val="24"/>
          <w:lang w:val="fr-FR"/>
        </w:rPr>
        <w:tab/>
      </w:r>
      <w:r w:rsidRPr="00FD2558">
        <w:rPr>
          <w:b/>
          <w:bCs/>
          <w:sz w:val="24"/>
          <w:lang w:val="fr-FR"/>
        </w:rPr>
        <w:t>Fang C</w:t>
      </w:r>
      <w:r w:rsidRPr="00FD2558">
        <w:rPr>
          <w:sz w:val="24"/>
          <w:lang w:val="fr-FR"/>
        </w:rPr>
        <w:t xml:space="preserve">, </w:t>
      </w:r>
      <w:proofErr w:type="spellStart"/>
      <w:r w:rsidRPr="00FD2558">
        <w:rPr>
          <w:b/>
          <w:bCs/>
          <w:sz w:val="24"/>
          <w:lang w:val="fr-FR"/>
        </w:rPr>
        <w:t>Ajoudani</w:t>
      </w:r>
      <w:proofErr w:type="spellEnd"/>
      <w:r w:rsidRPr="00FD2558">
        <w:rPr>
          <w:b/>
          <w:bCs/>
          <w:sz w:val="24"/>
          <w:lang w:val="fr-FR"/>
        </w:rPr>
        <w:t xml:space="preserve"> A</w:t>
      </w:r>
      <w:r w:rsidRPr="00FD2558">
        <w:rPr>
          <w:sz w:val="24"/>
          <w:lang w:val="fr-FR"/>
        </w:rPr>
        <w:t xml:space="preserve">, </w:t>
      </w:r>
      <w:proofErr w:type="spellStart"/>
      <w:r w:rsidRPr="00FD2558">
        <w:rPr>
          <w:b/>
          <w:bCs/>
          <w:sz w:val="24"/>
          <w:lang w:val="fr-FR"/>
        </w:rPr>
        <w:t>Bicchi</w:t>
      </w:r>
      <w:proofErr w:type="spellEnd"/>
      <w:r w:rsidRPr="00FD2558">
        <w:rPr>
          <w:b/>
          <w:bCs/>
          <w:sz w:val="24"/>
          <w:lang w:val="fr-FR"/>
        </w:rPr>
        <w:t xml:space="preserve"> A</w:t>
      </w:r>
      <w:r w:rsidRPr="00FD2558">
        <w:rPr>
          <w:sz w:val="24"/>
          <w:lang w:val="fr-FR"/>
        </w:rPr>
        <w:t xml:space="preserve">, </w:t>
      </w:r>
      <w:proofErr w:type="spellStart"/>
      <w:r w:rsidRPr="00FD2558">
        <w:rPr>
          <w:b/>
          <w:bCs/>
          <w:sz w:val="24"/>
          <w:lang w:val="fr-FR"/>
        </w:rPr>
        <w:t>Tsagarakis</w:t>
      </w:r>
      <w:proofErr w:type="spellEnd"/>
      <w:r w:rsidRPr="00FD2558">
        <w:rPr>
          <w:b/>
          <w:bCs/>
          <w:sz w:val="24"/>
          <w:lang w:val="fr-FR"/>
        </w:rPr>
        <w:t xml:space="preserve"> NG</w:t>
      </w:r>
      <w:r w:rsidRPr="00FD2558">
        <w:rPr>
          <w:sz w:val="24"/>
          <w:lang w:val="fr-FR"/>
        </w:rPr>
        <w:t xml:space="preserve">. </w:t>
      </w:r>
      <w:r w:rsidRPr="00FD2558">
        <w:rPr>
          <w:sz w:val="24"/>
        </w:rPr>
        <w:t xml:space="preserve">Online Model Based Estimation of Complete Joint Stiffness of Human Arm. </w:t>
      </w:r>
      <w:r w:rsidRPr="00FD2558">
        <w:rPr>
          <w:i/>
          <w:iCs/>
          <w:sz w:val="24"/>
        </w:rPr>
        <w:t>IEEE Robotics and Automation Letters</w:t>
      </w:r>
      <w:r w:rsidRPr="00FD2558">
        <w:rPr>
          <w:sz w:val="24"/>
        </w:rPr>
        <w:t xml:space="preserve"> 3: 84–91, 2018. </w:t>
      </w:r>
      <w:proofErr w:type="spellStart"/>
      <w:proofErr w:type="gramStart"/>
      <w:r w:rsidRPr="00FD2558">
        <w:rPr>
          <w:sz w:val="24"/>
        </w:rPr>
        <w:t>doi</w:t>
      </w:r>
      <w:proofErr w:type="spellEnd"/>
      <w:proofErr w:type="gramEnd"/>
      <w:r w:rsidRPr="00FD2558">
        <w:rPr>
          <w:sz w:val="24"/>
        </w:rPr>
        <w:t>: 10.1109/LRA.2017.2731524.</w:t>
      </w:r>
    </w:p>
    <w:p w14:paraId="691A7171" w14:textId="77777777" w:rsidR="00FD2558" w:rsidRPr="00FD2558" w:rsidRDefault="00FD2558" w:rsidP="005D1DB8">
      <w:pPr>
        <w:pStyle w:val="Bibliographie"/>
        <w:ind w:hanging="362"/>
        <w:rPr>
          <w:sz w:val="24"/>
        </w:rPr>
      </w:pPr>
      <w:r w:rsidRPr="00FD2558">
        <w:rPr>
          <w:sz w:val="24"/>
        </w:rPr>
        <w:t xml:space="preserve">16. </w:t>
      </w:r>
      <w:r w:rsidRPr="00FD2558">
        <w:rPr>
          <w:sz w:val="24"/>
        </w:rPr>
        <w:tab/>
      </w:r>
      <w:proofErr w:type="spellStart"/>
      <w:r w:rsidRPr="00FD2558">
        <w:rPr>
          <w:b/>
          <w:bCs/>
          <w:sz w:val="24"/>
        </w:rPr>
        <w:t>Burdet</w:t>
      </w:r>
      <w:proofErr w:type="spellEnd"/>
      <w:r w:rsidRPr="00FD2558">
        <w:rPr>
          <w:b/>
          <w:bCs/>
          <w:sz w:val="24"/>
        </w:rPr>
        <w:t xml:space="preserve"> E</w:t>
      </w:r>
      <w:r w:rsidRPr="00FD2558">
        <w:rPr>
          <w:sz w:val="24"/>
        </w:rPr>
        <w:t xml:space="preserve">, </w:t>
      </w:r>
      <w:proofErr w:type="spellStart"/>
      <w:proofErr w:type="gramStart"/>
      <w:r w:rsidRPr="00FD2558">
        <w:rPr>
          <w:b/>
          <w:bCs/>
          <w:sz w:val="24"/>
        </w:rPr>
        <w:t>Osu</w:t>
      </w:r>
      <w:proofErr w:type="spellEnd"/>
      <w:proofErr w:type="gramEnd"/>
      <w:r w:rsidRPr="00FD2558">
        <w:rPr>
          <w:b/>
          <w:bCs/>
          <w:sz w:val="24"/>
        </w:rPr>
        <w:t xml:space="preserve"> R</w:t>
      </w:r>
      <w:r w:rsidRPr="00FD2558">
        <w:rPr>
          <w:sz w:val="24"/>
        </w:rPr>
        <w:t xml:space="preserve">, </w:t>
      </w:r>
      <w:r w:rsidRPr="00FD2558">
        <w:rPr>
          <w:b/>
          <w:bCs/>
          <w:sz w:val="24"/>
        </w:rPr>
        <w:t>Franklin DW</w:t>
      </w:r>
      <w:r w:rsidRPr="00FD2558">
        <w:rPr>
          <w:sz w:val="24"/>
        </w:rPr>
        <w:t xml:space="preserve">, </w:t>
      </w:r>
      <w:r w:rsidRPr="00FD2558">
        <w:rPr>
          <w:b/>
          <w:bCs/>
          <w:sz w:val="24"/>
        </w:rPr>
        <w:t>Yoshioka T</w:t>
      </w:r>
      <w:r w:rsidRPr="00FD2558">
        <w:rPr>
          <w:sz w:val="24"/>
        </w:rPr>
        <w:t xml:space="preserve">, </w:t>
      </w:r>
      <w:r w:rsidRPr="00FD2558">
        <w:rPr>
          <w:b/>
          <w:bCs/>
          <w:sz w:val="24"/>
        </w:rPr>
        <w:t>Milner TE</w:t>
      </w:r>
      <w:r w:rsidRPr="00FD2558">
        <w:rPr>
          <w:sz w:val="24"/>
        </w:rPr>
        <w:t xml:space="preserve">, </w:t>
      </w:r>
      <w:proofErr w:type="spellStart"/>
      <w:r w:rsidRPr="00FD2558">
        <w:rPr>
          <w:b/>
          <w:bCs/>
          <w:sz w:val="24"/>
        </w:rPr>
        <w:t>Kawato</w:t>
      </w:r>
      <w:proofErr w:type="spellEnd"/>
      <w:r w:rsidRPr="00FD2558">
        <w:rPr>
          <w:b/>
          <w:bCs/>
          <w:sz w:val="24"/>
        </w:rPr>
        <w:t xml:space="preserve"> M</w:t>
      </w:r>
      <w:r w:rsidRPr="00FD2558">
        <w:rPr>
          <w:sz w:val="24"/>
        </w:rPr>
        <w:t xml:space="preserve">. A method for measuring endpoint stiffness during multi-joint arm movements. </w:t>
      </w:r>
      <w:r w:rsidRPr="00FD2558">
        <w:rPr>
          <w:i/>
          <w:iCs/>
          <w:sz w:val="24"/>
        </w:rPr>
        <w:t>Journal of Biomechanics</w:t>
      </w:r>
      <w:r w:rsidRPr="00FD2558">
        <w:rPr>
          <w:sz w:val="24"/>
        </w:rPr>
        <w:t xml:space="preserve"> 33: 1705–1709, 2000. </w:t>
      </w:r>
      <w:proofErr w:type="spellStart"/>
      <w:proofErr w:type="gramStart"/>
      <w:r w:rsidRPr="00FD2558">
        <w:rPr>
          <w:sz w:val="24"/>
        </w:rPr>
        <w:t>doi</w:t>
      </w:r>
      <w:proofErr w:type="spellEnd"/>
      <w:proofErr w:type="gramEnd"/>
      <w:r w:rsidRPr="00FD2558">
        <w:rPr>
          <w:sz w:val="24"/>
        </w:rPr>
        <w:t>: 10.1016/S0021-9290(00)00142-1.</w:t>
      </w:r>
    </w:p>
    <w:p w14:paraId="367EFA28" w14:textId="77777777" w:rsidR="00FD2558" w:rsidRPr="00FD2558" w:rsidRDefault="00FD2558" w:rsidP="005D1DB8">
      <w:pPr>
        <w:pStyle w:val="Bibliographie"/>
        <w:ind w:hanging="362"/>
        <w:rPr>
          <w:sz w:val="24"/>
        </w:rPr>
      </w:pPr>
      <w:r w:rsidRPr="00FD2558">
        <w:rPr>
          <w:sz w:val="24"/>
        </w:rPr>
        <w:t xml:space="preserve">17. </w:t>
      </w:r>
      <w:r w:rsidRPr="00FD2558">
        <w:rPr>
          <w:sz w:val="24"/>
        </w:rPr>
        <w:tab/>
      </w:r>
      <w:proofErr w:type="spellStart"/>
      <w:r w:rsidRPr="00FD2558">
        <w:rPr>
          <w:b/>
          <w:bCs/>
          <w:sz w:val="24"/>
        </w:rPr>
        <w:t>Gomi</w:t>
      </w:r>
      <w:proofErr w:type="spellEnd"/>
      <w:r w:rsidRPr="00FD2558">
        <w:rPr>
          <w:b/>
          <w:bCs/>
          <w:sz w:val="24"/>
        </w:rPr>
        <w:t xml:space="preserve"> H</w:t>
      </w:r>
      <w:r w:rsidRPr="00FD2558">
        <w:rPr>
          <w:sz w:val="24"/>
        </w:rPr>
        <w:t xml:space="preserve">, </w:t>
      </w:r>
      <w:proofErr w:type="spellStart"/>
      <w:r w:rsidRPr="00FD2558">
        <w:rPr>
          <w:b/>
          <w:bCs/>
          <w:sz w:val="24"/>
        </w:rPr>
        <w:t>Kawato</w:t>
      </w:r>
      <w:proofErr w:type="spellEnd"/>
      <w:r w:rsidRPr="00FD2558">
        <w:rPr>
          <w:b/>
          <w:bCs/>
          <w:sz w:val="24"/>
        </w:rPr>
        <w:t xml:space="preserve"> M</w:t>
      </w:r>
      <w:r w:rsidRPr="00FD2558">
        <w:rPr>
          <w:sz w:val="24"/>
        </w:rPr>
        <w:t xml:space="preserve">. Human arm stiffness and equilibrium-point trajectory during multi-joint movement. </w:t>
      </w:r>
      <w:proofErr w:type="spellStart"/>
      <w:r w:rsidRPr="00FD2558">
        <w:rPr>
          <w:i/>
          <w:iCs/>
          <w:sz w:val="24"/>
        </w:rPr>
        <w:t>Biol</w:t>
      </w:r>
      <w:proofErr w:type="spellEnd"/>
      <w:r w:rsidRPr="00FD2558">
        <w:rPr>
          <w:i/>
          <w:iCs/>
          <w:sz w:val="24"/>
        </w:rPr>
        <w:t xml:space="preserve"> </w:t>
      </w:r>
      <w:proofErr w:type="spellStart"/>
      <w:r w:rsidRPr="00FD2558">
        <w:rPr>
          <w:i/>
          <w:iCs/>
          <w:sz w:val="24"/>
        </w:rPr>
        <w:t>Cybern</w:t>
      </w:r>
      <w:proofErr w:type="spellEnd"/>
      <w:r w:rsidRPr="00FD2558">
        <w:rPr>
          <w:sz w:val="24"/>
        </w:rPr>
        <w:t xml:space="preserve"> 76: 163–171, 1997. </w:t>
      </w:r>
      <w:proofErr w:type="spellStart"/>
      <w:proofErr w:type="gramStart"/>
      <w:r w:rsidRPr="00FD2558">
        <w:rPr>
          <w:sz w:val="24"/>
        </w:rPr>
        <w:t>doi</w:t>
      </w:r>
      <w:proofErr w:type="spellEnd"/>
      <w:proofErr w:type="gramEnd"/>
      <w:r w:rsidRPr="00FD2558">
        <w:rPr>
          <w:sz w:val="24"/>
        </w:rPr>
        <w:t>: 10.1007/s004220050329.</w:t>
      </w:r>
    </w:p>
    <w:p w14:paraId="404F9EE8" w14:textId="77777777" w:rsidR="00FD2558" w:rsidRPr="00FD2558" w:rsidRDefault="00FD2558" w:rsidP="005D1DB8">
      <w:pPr>
        <w:pStyle w:val="Bibliographie"/>
        <w:ind w:hanging="362"/>
        <w:rPr>
          <w:sz w:val="24"/>
        </w:rPr>
      </w:pPr>
      <w:r w:rsidRPr="00FD2558">
        <w:rPr>
          <w:sz w:val="24"/>
        </w:rPr>
        <w:t xml:space="preserve">18. </w:t>
      </w:r>
      <w:r w:rsidRPr="00FD2558">
        <w:rPr>
          <w:sz w:val="24"/>
        </w:rPr>
        <w:tab/>
      </w:r>
      <w:r w:rsidRPr="00FD2558">
        <w:rPr>
          <w:b/>
          <w:bCs/>
          <w:sz w:val="24"/>
        </w:rPr>
        <w:t>Lee H</w:t>
      </w:r>
      <w:r w:rsidRPr="00FD2558">
        <w:rPr>
          <w:sz w:val="24"/>
        </w:rPr>
        <w:t xml:space="preserve">, </w:t>
      </w:r>
      <w:r w:rsidRPr="00FD2558">
        <w:rPr>
          <w:b/>
          <w:bCs/>
          <w:sz w:val="24"/>
        </w:rPr>
        <w:t>Rouse EJ</w:t>
      </w:r>
      <w:r w:rsidRPr="00FD2558">
        <w:rPr>
          <w:sz w:val="24"/>
        </w:rPr>
        <w:t xml:space="preserve">, </w:t>
      </w:r>
      <w:r w:rsidRPr="00FD2558">
        <w:rPr>
          <w:b/>
          <w:bCs/>
          <w:sz w:val="24"/>
        </w:rPr>
        <w:t>Krebs HI</w:t>
      </w:r>
      <w:r w:rsidRPr="00FD2558">
        <w:rPr>
          <w:sz w:val="24"/>
        </w:rPr>
        <w:t xml:space="preserve">. Summary of Human Ankle Mechanical Impedance </w:t>
      </w:r>
      <w:proofErr w:type="gramStart"/>
      <w:r w:rsidRPr="00FD2558">
        <w:rPr>
          <w:sz w:val="24"/>
        </w:rPr>
        <w:t>During</w:t>
      </w:r>
      <w:proofErr w:type="gramEnd"/>
      <w:r w:rsidRPr="00FD2558">
        <w:rPr>
          <w:sz w:val="24"/>
        </w:rPr>
        <w:t xml:space="preserve"> Walking. </w:t>
      </w:r>
      <w:r w:rsidRPr="00FD2558">
        <w:rPr>
          <w:i/>
          <w:iCs/>
          <w:sz w:val="24"/>
        </w:rPr>
        <w:t>IEEE Journal of Translational Engineering in Health and Medicine</w:t>
      </w:r>
      <w:r w:rsidRPr="00FD2558">
        <w:rPr>
          <w:sz w:val="24"/>
        </w:rPr>
        <w:t xml:space="preserve"> 4: 1–7, 2016. </w:t>
      </w:r>
      <w:proofErr w:type="spellStart"/>
      <w:proofErr w:type="gramStart"/>
      <w:r w:rsidRPr="00FD2558">
        <w:rPr>
          <w:sz w:val="24"/>
        </w:rPr>
        <w:t>doi</w:t>
      </w:r>
      <w:proofErr w:type="spellEnd"/>
      <w:proofErr w:type="gramEnd"/>
      <w:r w:rsidRPr="00FD2558">
        <w:rPr>
          <w:sz w:val="24"/>
        </w:rPr>
        <w:t>: 10.1109/JTEHM.2016.2601613.</w:t>
      </w:r>
    </w:p>
    <w:p w14:paraId="499003F8" w14:textId="77777777" w:rsidR="00FD2558" w:rsidRPr="00FD2558" w:rsidRDefault="00FD2558" w:rsidP="005D1DB8">
      <w:pPr>
        <w:pStyle w:val="Bibliographie"/>
        <w:ind w:hanging="362"/>
        <w:rPr>
          <w:sz w:val="24"/>
        </w:rPr>
      </w:pPr>
      <w:r w:rsidRPr="00FD2558">
        <w:rPr>
          <w:sz w:val="24"/>
        </w:rPr>
        <w:t xml:space="preserve">19. </w:t>
      </w:r>
      <w:r w:rsidRPr="00FD2558">
        <w:rPr>
          <w:sz w:val="24"/>
        </w:rPr>
        <w:tab/>
      </w:r>
      <w:r w:rsidRPr="00FD2558">
        <w:rPr>
          <w:b/>
          <w:bCs/>
          <w:sz w:val="24"/>
        </w:rPr>
        <w:t>Shorter AL</w:t>
      </w:r>
      <w:r w:rsidRPr="00FD2558">
        <w:rPr>
          <w:sz w:val="24"/>
        </w:rPr>
        <w:t xml:space="preserve">, </w:t>
      </w:r>
      <w:r w:rsidRPr="00FD2558">
        <w:rPr>
          <w:b/>
          <w:bCs/>
          <w:sz w:val="24"/>
        </w:rPr>
        <w:t>Rouse EJ</w:t>
      </w:r>
      <w:r w:rsidRPr="00FD2558">
        <w:rPr>
          <w:sz w:val="24"/>
        </w:rPr>
        <w:t xml:space="preserve">. Ankle Mechanical Impedance During the Stance Phase of Running. </w:t>
      </w:r>
      <w:r w:rsidRPr="00FD2558">
        <w:rPr>
          <w:i/>
          <w:iCs/>
          <w:sz w:val="24"/>
        </w:rPr>
        <w:t>IEEE Transactions on Biomedical Engineering</w:t>
      </w:r>
      <w:r w:rsidRPr="00FD2558">
        <w:rPr>
          <w:sz w:val="24"/>
        </w:rPr>
        <w:t xml:space="preserve"> 67: 1595–1603, 2020. </w:t>
      </w:r>
      <w:proofErr w:type="spellStart"/>
      <w:proofErr w:type="gramStart"/>
      <w:r w:rsidRPr="00FD2558">
        <w:rPr>
          <w:sz w:val="24"/>
        </w:rPr>
        <w:t>doi</w:t>
      </w:r>
      <w:proofErr w:type="spellEnd"/>
      <w:proofErr w:type="gramEnd"/>
      <w:r w:rsidRPr="00FD2558">
        <w:rPr>
          <w:sz w:val="24"/>
        </w:rPr>
        <w:t>: 10.1109/TBME.2019.2940927.</w:t>
      </w:r>
    </w:p>
    <w:p w14:paraId="34F52B31" w14:textId="77777777" w:rsidR="00FD2558" w:rsidRPr="00FD2558" w:rsidRDefault="00FD2558" w:rsidP="005D1DB8">
      <w:pPr>
        <w:pStyle w:val="Bibliographie"/>
        <w:ind w:hanging="362"/>
        <w:rPr>
          <w:sz w:val="24"/>
        </w:rPr>
      </w:pPr>
      <w:r w:rsidRPr="00FD2558">
        <w:rPr>
          <w:sz w:val="24"/>
        </w:rPr>
        <w:t xml:space="preserve">20. </w:t>
      </w:r>
      <w:r w:rsidRPr="00FD2558">
        <w:rPr>
          <w:sz w:val="24"/>
        </w:rPr>
        <w:tab/>
      </w:r>
      <w:r w:rsidRPr="00FD2558">
        <w:rPr>
          <w:b/>
          <w:bCs/>
          <w:sz w:val="24"/>
        </w:rPr>
        <w:t>Huang Y</w:t>
      </w:r>
      <w:r w:rsidRPr="00FD2558">
        <w:rPr>
          <w:sz w:val="24"/>
        </w:rPr>
        <w:t xml:space="preserve">, </w:t>
      </w:r>
      <w:r w:rsidRPr="00FD2558">
        <w:rPr>
          <w:b/>
          <w:bCs/>
          <w:sz w:val="24"/>
        </w:rPr>
        <w:t>Wang Q</w:t>
      </w:r>
      <w:r w:rsidRPr="00FD2558">
        <w:rPr>
          <w:sz w:val="24"/>
        </w:rPr>
        <w:t xml:space="preserve">. Disturbance rejection of Central Pattern Generator based torque–stiffness-controlled dynamic walking. </w:t>
      </w:r>
      <w:proofErr w:type="spellStart"/>
      <w:r w:rsidRPr="00FD2558">
        <w:rPr>
          <w:i/>
          <w:iCs/>
          <w:sz w:val="24"/>
        </w:rPr>
        <w:t>Neurocomputing</w:t>
      </w:r>
      <w:proofErr w:type="spellEnd"/>
      <w:r w:rsidRPr="00FD2558">
        <w:rPr>
          <w:sz w:val="24"/>
        </w:rPr>
        <w:t xml:space="preserve"> 170: 141–151, 2015. </w:t>
      </w:r>
      <w:proofErr w:type="spellStart"/>
      <w:proofErr w:type="gramStart"/>
      <w:r w:rsidRPr="00FD2558">
        <w:rPr>
          <w:sz w:val="24"/>
        </w:rPr>
        <w:t>doi</w:t>
      </w:r>
      <w:proofErr w:type="spellEnd"/>
      <w:proofErr w:type="gramEnd"/>
      <w:r w:rsidRPr="00FD2558">
        <w:rPr>
          <w:sz w:val="24"/>
        </w:rPr>
        <w:t>: 10.1016/j.neucom.2015.04.096.</w:t>
      </w:r>
    </w:p>
    <w:p w14:paraId="3C86D86F" w14:textId="77777777" w:rsidR="00FD2558" w:rsidRPr="00FD2558" w:rsidRDefault="00FD2558" w:rsidP="005D1DB8">
      <w:pPr>
        <w:pStyle w:val="Bibliographie"/>
        <w:ind w:hanging="362"/>
        <w:rPr>
          <w:sz w:val="24"/>
        </w:rPr>
      </w:pPr>
      <w:r w:rsidRPr="00FD2558">
        <w:rPr>
          <w:sz w:val="24"/>
        </w:rPr>
        <w:lastRenderedPageBreak/>
        <w:t xml:space="preserve">21. </w:t>
      </w:r>
      <w:r w:rsidRPr="00FD2558">
        <w:rPr>
          <w:sz w:val="24"/>
        </w:rPr>
        <w:tab/>
      </w:r>
      <w:r w:rsidRPr="00FD2558">
        <w:rPr>
          <w:b/>
          <w:bCs/>
          <w:sz w:val="24"/>
        </w:rPr>
        <w:t>Bennett DJ</w:t>
      </w:r>
      <w:r w:rsidRPr="00FD2558">
        <w:rPr>
          <w:sz w:val="24"/>
        </w:rPr>
        <w:t xml:space="preserve">, </w:t>
      </w:r>
      <w:proofErr w:type="spellStart"/>
      <w:r w:rsidRPr="00FD2558">
        <w:rPr>
          <w:b/>
          <w:bCs/>
          <w:sz w:val="24"/>
        </w:rPr>
        <w:t>Hollerbach</w:t>
      </w:r>
      <w:proofErr w:type="spellEnd"/>
      <w:r w:rsidRPr="00FD2558">
        <w:rPr>
          <w:b/>
          <w:bCs/>
          <w:sz w:val="24"/>
        </w:rPr>
        <w:t xml:space="preserve"> JM</w:t>
      </w:r>
      <w:r w:rsidRPr="00FD2558">
        <w:rPr>
          <w:sz w:val="24"/>
        </w:rPr>
        <w:t xml:space="preserve">, </w:t>
      </w:r>
      <w:r w:rsidRPr="00FD2558">
        <w:rPr>
          <w:b/>
          <w:bCs/>
          <w:sz w:val="24"/>
        </w:rPr>
        <w:t>Xu Y</w:t>
      </w:r>
      <w:r w:rsidRPr="00FD2558">
        <w:rPr>
          <w:sz w:val="24"/>
        </w:rPr>
        <w:t xml:space="preserve">, </w:t>
      </w:r>
      <w:r w:rsidRPr="00FD2558">
        <w:rPr>
          <w:b/>
          <w:bCs/>
          <w:sz w:val="24"/>
        </w:rPr>
        <w:t>Hunter IW</w:t>
      </w:r>
      <w:r w:rsidRPr="00FD2558">
        <w:rPr>
          <w:sz w:val="24"/>
        </w:rPr>
        <w:t xml:space="preserve">. Time-varying stiffness of human elbow joint during cyclic voluntary movement. </w:t>
      </w:r>
      <w:proofErr w:type="spellStart"/>
      <w:r w:rsidRPr="00FD2558">
        <w:rPr>
          <w:i/>
          <w:iCs/>
          <w:sz w:val="24"/>
        </w:rPr>
        <w:t>Exp</w:t>
      </w:r>
      <w:proofErr w:type="spellEnd"/>
      <w:r w:rsidRPr="00FD2558">
        <w:rPr>
          <w:i/>
          <w:iCs/>
          <w:sz w:val="24"/>
        </w:rPr>
        <w:t xml:space="preserve"> Brain Res</w:t>
      </w:r>
      <w:r w:rsidRPr="00FD2558">
        <w:rPr>
          <w:sz w:val="24"/>
        </w:rPr>
        <w:t xml:space="preserve"> 88: 433–442, 1992. </w:t>
      </w:r>
      <w:proofErr w:type="spellStart"/>
      <w:proofErr w:type="gramStart"/>
      <w:r w:rsidRPr="00FD2558">
        <w:rPr>
          <w:sz w:val="24"/>
        </w:rPr>
        <w:t>doi</w:t>
      </w:r>
      <w:proofErr w:type="spellEnd"/>
      <w:proofErr w:type="gramEnd"/>
      <w:r w:rsidRPr="00FD2558">
        <w:rPr>
          <w:sz w:val="24"/>
        </w:rPr>
        <w:t>: 10.1007/BF02259118.</w:t>
      </w:r>
    </w:p>
    <w:p w14:paraId="1C29E7CD" w14:textId="77777777" w:rsidR="00FD2558" w:rsidRPr="00FD2558" w:rsidRDefault="00FD2558" w:rsidP="005D1DB8">
      <w:pPr>
        <w:pStyle w:val="Bibliographie"/>
        <w:ind w:hanging="362"/>
        <w:rPr>
          <w:sz w:val="24"/>
        </w:rPr>
      </w:pPr>
      <w:r w:rsidRPr="00FD2558">
        <w:rPr>
          <w:sz w:val="24"/>
        </w:rPr>
        <w:t xml:space="preserve">22. </w:t>
      </w:r>
      <w:r w:rsidRPr="00FD2558">
        <w:rPr>
          <w:sz w:val="24"/>
        </w:rPr>
        <w:tab/>
      </w:r>
      <w:r w:rsidRPr="00FD2558">
        <w:rPr>
          <w:b/>
          <w:bCs/>
          <w:sz w:val="24"/>
        </w:rPr>
        <w:t>Li K</w:t>
      </w:r>
      <w:r w:rsidRPr="00FD2558">
        <w:rPr>
          <w:sz w:val="24"/>
        </w:rPr>
        <w:t xml:space="preserve">, </w:t>
      </w:r>
      <w:r w:rsidRPr="00FD2558">
        <w:rPr>
          <w:b/>
          <w:bCs/>
          <w:sz w:val="24"/>
        </w:rPr>
        <w:t>Liu X</w:t>
      </w:r>
      <w:r w:rsidRPr="00FD2558">
        <w:rPr>
          <w:sz w:val="24"/>
        </w:rPr>
        <w:t xml:space="preserve">, </w:t>
      </w:r>
      <w:r w:rsidRPr="00FD2558">
        <w:rPr>
          <w:b/>
          <w:bCs/>
          <w:sz w:val="24"/>
        </w:rPr>
        <w:t>Zhang J</w:t>
      </w:r>
      <w:r w:rsidRPr="00FD2558">
        <w:rPr>
          <w:sz w:val="24"/>
        </w:rPr>
        <w:t xml:space="preserve">, </w:t>
      </w:r>
      <w:r w:rsidRPr="00FD2558">
        <w:rPr>
          <w:b/>
          <w:bCs/>
          <w:sz w:val="24"/>
        </w:rPr>
        <w:t>Zhang M</w:t>
      </w:r>
      <w:r w:rsidRPr="00FD2558">
        <w:rPr>
          <w:sz w:val="24"/>
        </w:rPr>
        <w:t xml:space="preserve">, </w:t>
      </w:r>
      <w:proofErr w:type="spellStart"/>
      <w:r w:rsidRPr="00FD2558">
        <w:rPr>
          <w:b/>
          <w:bCs/>
          <w:sz w:val="24"/>
        </w:rPr>
        <w:t>Hou</w:t>
      </w:r>
      <w:proofErr w:type="spellEnd"/>
      <w:r w:rsidRPr="00FD2558">
        <w:rPr>
          <w:b/>
          <w:bCs/>
          <w:sz w:val="24"/>
        </w:rPr>
        <w:t xml:space="preserve"> Z</w:t>
      </w:r>
      <w:r w:rsidRPr="00FD2558">
        <w:rPr>
          <w:sz w:val="24"/>
        </w:rPr>
        <w:t xml:space="preserve">. Continuous motion and time-varying stiffness estimation of the human elbow joint based on </w:t>
      </w:r>
      <w:proofErr w:type="spellStart"/>
      <w:r w:rsidRPr="00FD2558">
        <w:rPr>
          <w:sz w:val="24"/>
        </w:rPr>
        <w:t>sEMG</w:t>
      </w:r>
      <w:proofErr w:type="spellEnd"/>
      <w:r w:rsidRPr="00FD2558">
        <w:rPr>
          <w:sz w:val="24"/>
        </w:rPr>
        <w:t xml:space="preserve">. </w:t>
      </w:r>
      <w:r w:rsidRPr="00FD2558">
        <w:rPr>
          <w:i/>
          <w:iCs/>
          <w:sz w:val="24"/>
        </w:rPr>
        <w:t xml:space="preserve">J </w:t>
      </w:r>
      <w:proofErr w:type="spellStart"/>
      <w:r w:rsidRPr="00FD2558">
        <w:rPr>
          <w:i/>
          <w:iCs/>
          <w:sz w:val="24"/>
        </w:rPr>
        <w:t>Mech</w:t>
      </w:r>
      <w:proofErr w:type="spellEnd"/>
      <w:r w:rsidRPr="00FD2558">
        <w:rPr>
          <w:i/>
          <w:iCs/>
          <w:sz w:val="24"/>
        </w:rPr>
        <w:t xml:space="preserve"> Med </w:t>
      </w:r>
      <w:proofErr w:type="spellStart"/>
      <w:r w:rsidRPr="00FD2558">
        <w:rPr>
          <w:i/>
          <w:iCs/>
          <w:sz w:val="24"/>
        </w:rPr>
        <w:t>Biol</w:t>
      </w:r>
      <w:proofErr w:type="spellEnd"/>
      <w:r w:rsidRPr="00FD2558">
        <w:rPr>
          <w:sz w:val="24"/>
        </w:rPr>
        <w:t xml:space="preserve"> 19: 1950040, 2019. </w:t>
      </w:r>
      <w:proofErr w:type="spellStart"/>
      <w:proofErr w:type="gramStart"/>
      <w:r w:rsidRPr="00FD2558">
        <w:rPr>
          <w:sz w:val="24"/>
        </w:rPr>
        <w:t>doi</w:t>
      </w:r>
      <w:proofErr w:type="spellEnd"/>
      <w:proofErr w:type="gramEnd"/>
      <w:r w:rsidRPr="00FD2558">
        <w:rPr>
          <w:sz w:val="24"/>
        </w:rPr>
        <w:t>: 10.1142/S0219519419500404.</w:t>
      </w:r>
    </w:p>
    <w:p w14:paraId="0EAE7646" w14:textId="77777777" w:rsidR="00FD2558" w:rsidRPr="00FD2558" w:rsidRDefault="00FD2558" w:rsidP="005D1DB8">
      <w:pPr>
        <w:pStyle w:val="Bibliographie"/>
        <w:ind w:hanging="362"/>
        <w:rPr>
          <w:sz w:val="24"/>
        </w:rPr>
      </w:pPr>
      <w:r w:rsidRPr="00FD2558">
        <w:rPr>
          <w:sz w:val="24"/>
        </w:rPr>
        <w:t xml:space="preserve">23. </w:t>
      </w:r>
      <w:r w:rsidRPr="00FD2558">
        <w:rPr>
          <w:sz w:val="24"/>
        </w:rPr>
        <w:tab/>
      </w:r>
      <w:proofErr w:type="spellStart"/>
      <w:r w:rsidRPr="00FD2558">
        <w:rPr>
          <w:b/>
          <w:bCs/>
          <w:sz w:val="24"/>
        </w:rPr>
        <w:t>Lacquaniti</w:t>
      </w:r>
      <w:proofErr w:type="spellEnd"/>
      <w:r w:rsidRPr="00FD2558">
        <w:rPr>
          <w:b/>
          <w:bCs/>
          <w:sz w:val="24"/>
        </w:rPr>
        <w:t xml:space="preserve"> F</w:t>
      </w:r>
      <w:r w:rsidRPr="00FD2558">
        <w:rPr>
          <w:sz w:val="24"/>
        </w:rPr>
        <w:t xml:space="preserve">, </w:t>
      </w:r>
      <w:proofErr w:type="spellStart"/>
      <w:r w:rsidRPr="00FD2558">
        <w:rPr>
          <w:b/>
          <w:bCs/>
          <w:sz w:val="24"/>
        </w:rPr>
        <w:t>Carrozzo</w:t>
      </w:r>
      <w:proofErr w:type="spellEnd"/>
      <w:r w:rsidRPr="00FD2558">
        <w:rPr>
          <w:b/>
          <w:bCs/>
          <w:sz w:val="24"/>
        </w:rPr>
        <w:t xml:space="preserve"> M</w:t>
      </w:r>
      <w:r w:rsidRPr="00FD2558">
        <w:rPr>
          <w:sz w:val="24"/>
        </w:rPr>
        <w:t xml:space="preserve">, </w:t>
      </w:r>
      <w:r w:rsidRPr="00FD2558">
        <w:rPr>
          <w:b/>
          <w:bCs/>
          <w:sz w:val="24"/>
        </w:rPr>
        <w:t>Borghese NA</w:t>
      </w:r>
      <w:r w:rsidRPr="00FD2558">
        <w:rPr>
          <w:sz w:val="24"/>
        </w:rPr>
        <w:t xml:space="preserve">. Time-varying mechanical behavior of </w:t>
      </w:r>
      <w:proofErr w:type="spellStart"/>
      <w:r w:rsidRPr="00FD2558">
        <w:rPr>
          <w:sz w:val="24"/>
        </w:rPr>
        <w:t>multijointed</w:t>
      </w:r>
      <w:proofErr w:type="spellEnd"/>
      <w:r w:rsidRPr="00FD2558">
        <w:rPr>
          <w:sz w:val="24"/>
        </w:rPr>
        <w:t xml:space="preserve"> arm in man. .</w:t>
      </w:r>
    </w:p>
    <w:p w14:paraId="55FC03E4" w14:textId="77777777" w:rsidR="00FD2558" w:rsidRPr="00FD2558" w:rsidRDefault="00FD2558" w:rsidP="005D1DB8">
      <w:pPr>
        <w:pStyle w:val="Bibliographie"/>
        <w:ind w:hanging="362"/>
        <w:rPr>
          <w:sz w:val="24"/>
        </w:rPr>
      </w:pPr>
      <w:r w:rsidRPr="00FD2558">
        <w:rPr>
          <w:sz w:val="24"/>
        </w:rPr>
        <w:t xml:space="preserve">24. </w:t>
      </w:r>
      <w:r w:rsidRPr="00FD2558">
        <w:rPr>
          <w:sz w:val="24"/>
        </w:rPr>
        <w:tab/>
      </w:r>
      <w:proofErr w:type="spellStart"/>
      <w:r w:rsidRPr="00FD2558">
        <w:rPr>
          <w:b/>
          <w:bCs/>
          <w:sz w:val="24"/>
        </w:rPr>
        <w:t>Ankarali</w:t>
      </w:r>
      <w:proofErr w:type="spellEnd"/>
      <w:r w:rsidRPr="00FD2558">
        <w:rPr>
          <w:b/>
          <w:bCs/>
          <w:sz w:val="24"/>
        </w:rPr>
        <w:t xml:space="preserve"> MM</w:t>
      </w:r>
      <w:r w:rsidRPr="00FD2558">
        <w:rPr>
          <w:sz w:val="24"/>
        </w:rPr>
        <w:t xml:space="preserve">, </w:t>
      </w:r>
      <w:proofErr w:type="spellStart"/>
      <w:r w:rsidRPr="00FD2558">
        <w:rPr>
          <w:b/>
          <w:bCs/>
          <w:sz w:val="24"/>
        </w:rPr>
        <w:t>Tutkun</w:t>
      </w:r>
      <w:proofErr w:type="spellEnd"/>
      <w:r w:rsidRPr="00FD2558">
        <w:rPr>
          <w:b/>
          <w:bCs/>
          <w:sz w:val="24"/>
        </w:rPr>
        <w:t xml:space="preserve"> </w:t>
      </w:r>
      <w:proofErr w:type="spellStart"/>
      <w:r w:rsidRPr="00FD2558">
        <w:rPr>
          <w:b/>
          <w:bCs/>
          <w:sz w:val="24"/>
        </w:rPr>
        <w:t>Şen</w:t>
      </w:r>
      <w:proofErr w:type="spellEnd"/>
      <w:r w:rsidRPr="00FD2558">
        <w:rPr>
          <w:b/>
          <w:bCs/>
          <w:sz w:val="24"/>
        </w:rPr>
        <w:t xml:space="preserve"> H</w:t>
      </w:r>
      <w:r w:rsidRPr="00FD2558">
        <w:rPr>
          <w:sz w:val="24"/>
        </w:rPr>
        <w:t xml:space="preserve">, </w:t>
      </w:r>
      <w:r w:rsidRPr="00FD2558">
        <w:rPr>
          <w:b/>
          <w:bCs/>
          <w:sz w:val="24"/>
        </w:rPr>
        <w:t>De A</w:t>
      </w:r>
      <w:r w:rsidRPr="00FD2558">
        <w:rPr>
          <w:sz w:val="24"/>
        </w:rPr>
        <w:t xml:space="preserve">, </w:t>
      </w:r>
      <w:r w:rsidRPr="00FD2558">
        <w:rPr>
          <w:b/>
          <w:bCs/>
          <w:sz w:val="24"/>
        </w:rPr>
        <w:t>Okamura AM</w:t>
      </w:r>
      <w:r w:rsidRPr="00FD2558">
        <w:rPr>
          <w:sz w:val="24"/>
        </w:rPr>
        <w:t xml:space="preserve">, </w:t>
      </w:r>
      <w:r w:rsidRPr="00FD2558">
        <w:rPr>
          <w:b/>
          <w:bCs/>
          <w:sz w:val="24"/>
        </w:rPr>
        <w:t>Cowan NJ</w:t>
      </w:r>
      <w:r w:rsidRPr="00FD2558">
        <w:rPr>
          <w:sz w:val="24"/>
        </w:rPr>
        <w:t xml:space="preserve">. Haptic feedback enhances rhythmic motor control by reducing variability, not improving convergence rate. </w:t>
      </w:r>
      <w:r w:rsidRPr="00FD2558">
        <w:rPr>
          <w:i/>
          <w:iCs/>
          <w:sz w:val="24"/>
        </w:rPr>
        <w:t>Journal of Neurophysiology</w:t>
      </w:r>
      <w:r w:rsidRPr="00FD2558">
        <w:rPr>
          <w:sz w:val="24"/>
        </w:rPr>
        <w:t xml:space="preserve"> 111: 1286–1299, 2014. </w:t>
      </w:r>
      <w:proofErr w:type="spellStart"/>
      <w:proofErr w:type="gramStart"/>
      <w:r w:rsidRPr="00FD2558">
        <w:rPr>
          <w:sz w:val="24"/>
        </w:rPr>
        <w:t>doi</w:t>
      </w:r>
      <w:proofErr w:type="spellEnd"/>
      <w:proofErr w:type="gramEnd"/>
      <w:r w:rsidRPr="00FD2558">
        <w:rPr>
          <w:sz w:val="24"/>
        </w:rPr>
        <w:t>: 10.1152/jn.00140.2013.</w:t>
      </w:r>
    </w:p>
    <w:p w14:paraId="402E1EF7" w14:textId="77777777" w:rsidR="00FD2558" w:rsidRPr="00FD2558" w:rsidRDefault="00FD2558" w:rsidP="005D1DB8">
      <w:pPr>
        <w:pStyle w:val="Bibliographie"/>
        <w:ind w:hanging="362"/>
        <w:rPr>
          <w:sz w:val="24"/>
        </w:rPr>
      </w:pPr>
      <w:r w:rsidRPr="00FD2558">
        <w:rPr>
          <w:sz w:val="24"/>
        </w:rPr>
        <w:t xml:space="preserve">25. </w:t>
      </w:r>
      <w:r w:rsidRPr="00FD2558">
        <w:rPr>
          <w:sz w:val="24"/>
        </w:rPr>
        <w:tab/>
      </w:r>
      <w:r w:rsidRPr="00FD2558">
        <w:rPr>
          <w:b/>
          <w:bCs/>
          <w:sz w:val="24"/>
        </w:rPr>
        <w:t xml:space="preserve">de </w:t>
      </w:r>
      <w:proofErr w:type="spellStart"/>
      <w:r w:rsidRPr="00FD2558">
        <w:rPr>
          <w:b/>
          <w:bCs/>
          <w:sz w:val="24"/>
        </w:rPr>
        <w:t>Rugy</w:t>
      </w:r>
      <w:proofErr w:type="spellEnd"/>
      <w:r w:rsidRPr="00FD2558">
        <w:rPr>
          <w:b/>
          <w:bCs/>
          <w:sz w:val="24"/>
        </w:rPr>
        <w:t xml:space="preserve"> A</w:t>
      </w:r>
      <w:r w:rsidRPr="00FD2558">
        <w:rPr>
          <w:sz w:val="24"/>
        </w:rPr>
        <w:t xml:space="preserve">, </w:t>
      </w:r>
      <w:r w:rsidRPr="00FD2558">
        <w:rPr>
          <w:b/>
          <w:bCs/>
          <w:sz w:val="24"/>
        </w:rPr>
        <w:t>Wei K</w:t>
      </w:r>
      <w:r w:rsidRPr="00FD2558">
        <w:rPr>
          <w:sz w:val="24"/>
        </w:rPr>
        <w:t xml:space="preserve">, </w:t>
      </w:r>
      <w:r w:rsidRPr="00FD2558">
        <w:rPr>
          <w:b/>
          <w:bCs/>
          <w:sz w:val="24"/>
        </w:rPr>
        <w:t>Müller H</w:t>
      </w:r>
      <w:r w:rsidRPr="00FD2558">
        <w:rPr>
          <w:sz w:val="24"/>
        </w:rPr>
        <w:t xml:space="preserve">, </w:t>
      </w:r>
      <w:proofErr w:type="spellStart"/>
      <w:r w:rsidRPr="00FD2558">
        <w:rPr>
          <w:b/>
          <w:bCs/>
          <w:sz w:val="24"/>
        </w:rPr>
        <w:t>Sternad</w:t>
      </w:r>
      <w:proofErr w:type="spellEnd"/>
      <w:r w:rsidRPr="00FD2558">
        <w:rPr>
          <w:b/>
          <w:bCs/>
          <w:sz w:val="24"/>
        </w:rPr>
        <w:t xml:space="preserve"> D</w:t>
      </w:r>
      <w:r w:rsidRPr="00FD2558">
        <w:rPr>
          <w:sz w:val="24"/>
        </w:rPr>
        <w:t xml:space="preserve">. Actively tracking ‘passive’ stability in a </w:t>
      </w:r>
      <w:proofErr w:type="gramStart"/>
      <w:r w:rsidRPr="00FD2558">
        <w:rPr>
          <w:sz w:val="24"/>
        </w:rPr>
        <w:t>ball bouncing</w:t>
      </w:r>
      <w:proofErr w:type="gramEnd"/>
      <w:r w:rsidRPr="00FD2558">
        <w:rPr>
          <w:sz w:val="24"/>
        </w:rPr>
        <w:t xml:space="preserve"> task. </w:t>
      </w:r>
      <w:r w:rsidRPr="00FD2558">
        <w:rPr>
          <w:i/>
          <w:iCs/>
          <w:sz w:val="24"/>
        </w:rPr>
        <w:t>Brain Research</w:t>
      </w:r>
      <w:r w:rsidRPr="00FD2558">
        <w:rPr>
          <w:sz w:val="24"/>
        </w:rPr>
        <w:t xml:space="preserve"> 982: 64–78, 2003. </w:t>
      </w:r>
      <w:proofErr w:type="spellStart"/>
      <w:proofErr w:type="gramStart"/>
      <w:r w:rsidRPr="00FD2558">
        <w:rPr>
          <w:sz w:val="24"/>
        </w:rPr>
        <w:t>doi</w:t>
      </w:r>
      <w:proofErr w:type="spellEnd"/>
      <w:proofErr w:type="gramEnd"/>
      <w:r w:rsidRPr="00FD2558">
        <w:rPr>
          <w:sz w:val="24"/>
        </w:rPr>
        <w:t>: 10.1016/S0006-8993(03)02976-7.</w:t>
      </w:r>
    </w:p>
    <w:p w14:paraId="4466BB1A" w14:textId="77777777" w:rsidR="00FD2558" w:rsidRPr="00FD2558" w:rsidRDefault="00FD2558" w:rsidP="005D1DB8">
      <w:pPr>
        <w:pStyle w:val="Bibliographie"/>
        <w:ind w:hanging="362"/>
        <w:rPr>
          <w:sz w:val="24"/>
        </w:rPr>
      </w:pPr>
      <w:r w:rsidRPr="00FD2558">
        <w:rPr>
          <w:sz w:val="24"/>
        </w:rPr>
        <w:t xml:space="preserve">26. </w:t>
      </w:r>
      <w:r w:rsidRPr="00FD2558">
        <w:rPr>
          <w:sz w:val="24"/>
        </w:rPr>
        <w:tab/>
      </w:r>
      <w:proofErr w:type="spellStart"/>
      <w:r w:rsidRPr="00FD2558">
        <w:rPr>
          <w:b/>
          <w:bCs/>
          <w:sz w:val="24"/>
        </w:rPr>
        <w:t>Siegler</w:t>
      </w:r>
      <w:proofErr w:type="spellEnd"/>
      <w:r w:rsidRPr="00FD2558">
        <w:rPr>
          <w:b/>
          <w:bCs/>
          <w:sz w:val="24"/>
        </w:rPr>
        <w:t xml:space="preserve"> IA</w:t>
      </w:r>
      <w:r w:rsidRPr="00FD2558">
        <w:rPr>
          <w:sz w:val="24"/>
        </w:rPr>
        <w:t xml:space="preserve">, </w:t>
      </w:r>
      <w:proofErr w:type="spellStart"/>
      <w:r w:rsidRPr="00FD2558">
        <w:rPr>
          <w:b/>
          <w:bCs/>
          <w:sz w:val="24"/>
        </w:rPr>
        <w:t>Bardy</w:t>
      </w:r>
      <w:proofErr w:type="spellEnd"/>
      <w:r w:rsidRPr="00FD2558">
        <w:rPr>
          <w:b/>
          <w:bCs/>
          <w:sz w:val="24"/>
        </w:rPr>
        <w:t xml:space="preserve"> BG</w:t>
      </w:r>
      <w:r w:rsidRPr="00FD2558">
        <w:rPr>
          <w:sz w:val="24"/>
        </w:rPr>
        <w:t xml:space="preserve">, </w:t>
      </w:r>
      <w:r w:rsidRPr="00FD2558">
        <w:rPr>
          <w:b/>
          <w:bCs/>
          <w:sz w:val="24"/>
        </w:rPr>
        <w:t>Warren WH</w:t>
      </w:r>
      <w:r w:rsidRPr="00FD2558">
        <w:rPr>
          <w:sz w:val="24"/>
        </w:rPr>
        <w:t>. Passive vs. active control of rhythmic ball bouncing: the role of visual information. .</w:t>
      </w:r>
    </w:p>
    <w:p w14:paraId="3424B853" w14:textId="77777777" w:rsidR="00FD2558" w:rsidRPr="00FD2558" w:rsidRDefault="00FD2558" w:rsidP="005D1DB8">
      <w:pPr>
        <w:pStyle w:val="Bibliographie"/>
        <w:ind w:hanging="362"/>
        <w:rPr>
          <w:sz w:val="24"/>
        </w:rPr>
      </w:pPr>
      <w:r w:rsidRPr="00FD2558">
        <w:rPr>
          <w:sz w:val="24"/>
        </w:rPr>
        <w:t xml:space="preserve">27. </w:t>
      </w:r>
      <w:r w:rsidRPr="00FD2558">
        <w:rPr>
          <w:sz w:val="24"/>
        </w:rPr>
        <w:tab/>
      </w:r>
      <w:proofErr w:type="spellStart"/>
      <w:r w:rsidRPr="00FD2558">
        <w:rPr>
          <w:b/>
          <w:bCs/>
          <w:sz w:val="24"/>
        </w:rPr>
        <w:t>Siegler</w:t>
      </w:r>
      <w:proofErr w:type="spellEnd"/>
      <w:r w:rsidRPr="00FD2558">
        <w:rPr>
          <w:b/>
          <w:bCs/>
          <w:sz w:val="24"/>
        </w:rPr>
        <w:t xml:space="preserve"> IA</w:t>
      </w:r>
      <w:r w:rsidRPr="00FD2558">
        <w:rPr>
          <w:sz w:val="24"/>
        </w:rPr>
        <w:t xml:space="preserve">, </w:t>
      </w:r>
      <w:r w:rsidRPr="00FD2558">
        <w:rPr>
          <w:b/>
          <w:bCs/>
          <w:sz w:val="24"/>
        </w:rPr>
        <w:t>Bazile C</w:t>
      </w:r>
      <w:r w:rsidRPr="00FD2558">
        <w:rPr>
          <w:sz w:val="24"/>
        </w:rPr>
        <w:t xml:space="preserve">, </w:t>
      </w:r>
      <w:r w:rsidRPr="00FD2558">
        <w:rPr>
          <w:b/>
          <w:bCs/>
          <w:sz w:val="24"/>
        </w:rPr>
        <w:t>Warren WH</w:t>
      </w:r>
      <w:r w:rsidRPr="00FD2558">
        <w:rPr>
          <w:sz w:val="24"/>
        </w:rPr>
        <w:t xml:space="preserve">. Mixed control for perception and action: timing and error correction in rhythmic </w:t>
      </w:r>
      <w:proofErr w:type="gramStart"/>
      <w:r w:rsidRPr="00FD2558">
        <w:rPr>
          <w:sz w:val="24"/>
        </w:rPr>
        <w:t>ball-bouncing</w:t>
      </w:r>
      <w:proofErr w:type="gramEnd"/>
      <w:r w:rsidRPr="00FD2558">
        <w:rPr>
          <w:sz w:val="24"/>
        </w:rPr>
        <w:t xml:space="preserve">. </w:t>
      </w:r>
      <w:proofErr w:type="spellStart"/>
      <w:r w:rsidRPr="00FD2558">
        <w:rPr>
          <w:i/>
          <w:iCs/>
          <w:sz w:val="24"/>
        </w:rPr>
        <w:t>Exp</w:t>
      </w:r>
      <w:proofErr w:type="spellEnd"/>
      <w:r w:rsidRPr="00FD2558">
        <w:rPr>
          <w:i/>
          <w:iCs/>
          <w:sz w:val="24"/>
        </w:rPr>
        <w:t xml:space="preserve"> Brain Res</w:t>
      </w:r>
      <w:r w:rsidRPr="00FD2558">
        <w:rPr>
          <w:sz w:val="24"/>
        </w:rPr>
        <w:t xml:space="preserve"> 226: 603–615, 2013. </w:t>
      </w:r>
      <w:proofErr w:type="spellStart"/>
      <w:proofErr w:type="gramStart"/>
      <w:r w:rsidRPr="00FD2558">
        <w:rPr>
          <w:sz w:val="24"/>
        </w:rPr>
        <w:t>doi</w:t>
      </w:r>
      <w:proofErr w:type="spellEnd"/>
      <w:proofErr w:type="gramEnd"/>
      <w:r w:rsidRPr="00FD2558">
        <w:rPr>
          <w:sz w:val="24"/>
        </w:rPr>
        <w:t>: 10.1007/s00221-013-3475-7.</w:t>
      </w:r>
    </w:p>
    <w:p w14:paraId="7FC026DC" w14:textId="77777777" w:rsidR="00FD2558" w:rsidRPr="00FD2558" w:rsidRDefault="00FD2558" w:rsidP="005D1DB8">
      <w:pPr>
        <w:pStyle w:val="Bibliographie"/>
        <w:ind w:hanging="362"/>
        <w:rPr>
          <w:sz w:val="24"/>
        </w:rPr>
      </w:pPr>
      <w:r w:rsidRPr="00FD2558">
        <w:rPr>
          <w:sz w:val="24"/>
        </w:rPr>
        <w:t xml:space="preserve">28. </w:t>
      </w:r>
      <w:r w:rsidRPr="00FD2558">
        <w:rPr>
          <w:sz w:val="24"/>
        </w:rPr>
        <w:tab/>
      </w:r>
      <w:proofErr w:type="spellStart"/>
      <w:r w:rsidRPr="00FD2558">
        <w:rPr>
          <w:b/>
          <w:bCs/>
          <w:sz w:val="24"/>
        </w:rPr>
        <w:t>Sternad</w:t>
      </w:r>
      <w:proofErr w:type="spellEnd"/>
      <w:r w:rsidRPr="00FD2558">
        <w:rPr>
          <w:b/>
          <w:bCs/>
          <w:sz w:val="24"/>
        </w:rPr>
        <w:t xml:space="preserve"> D</w:t>
      </w:r>
      <w:r w:rsidRPr="00FD2558">
        <w:rPr>
          <w:sz w:val="24"/>
        </w:rPr>
        <w:t xml:space="preserve">, </w:t>
      </w:r>
      <w:r w:rsidRPr="00FD2558">
        <w:rPr>
          <w:b/>
          <w:bCs/>
          <w:sz w:val="24"/>
        </w:rPr>
        <w:t>Duarte M</w:t>
      </w:r>
      <w:r w:rsidRPr="00FD2558">
        <w:rPr>
          <w:sz w:val="24"/>
        </w:rPr>
        <w:t xml:space="preserve">, </w:t>
      </w:r>
      <w:proofErr w:type="gramStart"/>
      <w:r w:rsidRPr="00FD2558">
        <w:rPr>
          <w:b/>
          <w:bCs/>
          <w:sz w:val="24"/>
        </w:rPr>
        <w:t>Katsumata</w:t>
      </w:r>
      <w:proofErr w:type="gramEnd"/>
      <w:r w:rsidRPr="00FD2558">
        <w:rPr>
          <w:b/>
          <w:bCs/>
          <w:sz w:val="24"/>
        </w:rPr>
        <w:t xml:space="preserve"> H</w:t>
      </w:r>
      <w:r w:rsidRPr="00FD2558">
        <w:rPr>
          <w:sz w:val="24"/>
        </w:rPr>
        <w:t xml:space="preserve">, </w:t>
      </w:r>
      <w:proofErr w:type="spellStart"/>
      <w:r w:rsidRPr="00FD2558">
        <w:rPr>
          <w:b/>
          <w:bCs/>
          <w:sz w:val="24"/>
        </w:rPr>
        <w:t>Schaal</w:t>
      </w:r>
      <w:proofErr w:type="spellEnd"/>
      <w:r w:rsidRPr="00FD2558">
        <w:rPr>
          <w:b/>
          <w:bCs/>
          <w:sz w:val="24"/>
        </w:rPr>
        <w:t xml:space="preserve"> S</w:t>
      </w:r>
      <w:r w:rsidRPr="00FD2558">
        <w:rPr>
          <w:sz w:val="24"/>
        </w:rPr>
        <w:t xml:space="preserve">. Bouncing a ball: tuning into dynamic stability. </w:t>
      </w:r>
      <w:r w:rsidRPr="00FD2558">
        <w:rPr>
          <w:i/>
          <w:iCs/>
          <w:sz w:val="24"/>
        </w:rPr>
        <w:t>Journal of experimental psychology Human perception and performance</w:t>
      </w:r>
      <w:r w:rsidRPr="00FD2558">
        <w:rPr>
          <w:sz w:val="24"/>
        </w:rPr>
        <w:t xml:space="preserve"> 27: 1163–84, 2001. </w:t>
      </w:r>
      <w:proofErr w:type="spellStart"/>
      <w:proofErr w:type="gramStart"/>
      <w:r w:rsidRPr="00FD2558">
        <w:rPr>
          <w:sz w:val="24"/>
        </w:rPr>
        <w:t>doi</w:t>
      </w:r>
      <w:proofErr w:type="spellEnd"/>
      <w:proofErr w:type="gramEnd"/>
      <w:r w:rsidRPr="00FD2558">
        <w:rPr>
          <w:sz w:val="24"/>
        </w:rPr>
        <w:t>: 10.1037/0096-1523.27.5.1163.</w:t>
      </w:r>
    </w:p>
    <w:p w14:paraId="099FB68B" w14:textId="77777777" w:rsidR="00FD2558" w:rsidRPr="00FD2558" w:rsidRDefault="00FD2558" w:rsidP="005D1DB8">
      <w:pPr>
        <w:pStyle w:val="Bibliographie"/>
        <w:ind w:hanging="362"/>
        <w:rPr>
          <w:sz w:val="24"/>
        </w:rPr>
      </w:pPr>
      <w:r w:rsidRPr="00FD2558">
        <w:rPr>
          <w:sz w:val="24"/>
        </w:rPr>
        <w:t xml:space="preserve">29. </w:t>
      </w:r>
      <w:r w:rsidRPr="00FD2558">
        <w:rPr>
          <w:sz w:val="24"/>
        </w:rPr>
        <w:tab/>
      </w:r>
      <w:proofErr w:type="spellStart"/>
      <w:r w:rsidRPr="00FD2558">
        <w:rPr>
          <w:b/>
          <w:bCs/>
          <w:sz w:val="24"/>
        </w:rPr>
        <w:t>Avrin</w:t>
      </w:r>
      <w:proofErr w:type="spellEnd"/>
      <w:r w:rsidRPr="00FD2558">
        <w:rPr>
          <w:b/>
          <w:bCs/>
          <w:sz w:val="24"/>
        </w:rPr>
        <w:t xml:space="preserve"> G</w:t>
      </w:r>
      <w:r w:rsidRPr="00FD2558">
        <w:rPr>
          <w:sz w:val="24"/>
        </w:rPr>
        <w:t xml:space="preserve">, </w:t>
      </w:r>
      <w:proofErr w:type="spellStart"/>
      <w:r w:rsidRPr="00FD2558">
        <w:rPr>
          <w:b/>
          <w:bCs/>
          <w:sz w:val="24"/>
        </w:rPr>
        <w:t>Siegler</w:t>
      </w:r>
      <w:proofErr w:type="spellEnd"/>
      <w:r w:rsidRPr="00FD2558">
        <w:rPr>
          <w:b/>
          <w:bCs/>
          <w:sz w:val="24"/>
        </w:rPr>
        <w:t xml:space="preserve"> IA</w:t>
      </w:r>
      <w:r w:rsidRPr="00FD2558">
        <w:rPr>
          <w:sz w:val="24"/>
        </w:rPr>
        <w:t xml:space="preserve">, </w:t>
      </w:r>
      <w:r w:rsidRPr="00FD2558">
        <w:rPr>
          <w:b/>
          <w:bCs/>
          <w:sz w:val="24"/>
        </w:rPr>
        <w:t>Makarov M</w:t>
      </w:r>
      <w:r w:rsidRPr="00FD2558">
        <w:rPr>
          <w:sz w:val="24"/>
        </w:rPr>
        <w:t xml:space="preserve">, </w:t>
      </w:r>
      <w:r w:rsidRPr="00FD2558">
        <w:rPr>
          <w:b/>
          <w:bCs/>
          <w:sz w:val="24"/>
        </w:rPr>
        <w:t>Rodriguez-</w:t>
      </w:r>
      <w:proofErr w:type="spellStart"/>
      <w:r w:rsidRPr="00FD2558">
        <w:rPr>
          <w:b/>
          <w:bCs/>
          <w:sz w:val="24"/>
        </w:rPr>
        <w:t>Ayerbe</w:t>
      </w:r>
      <w:proofErr w:type="spellEnd"/>
      <w:r w:rsidRPr="00FD2558">
        <w:rPr>
          <w:b/>
          <w:bCs/>
          <w:sz w:val="24"/>
        </w:rPr>
        <w:t xml:space="preserve"> P</w:t>
      </w:r>
      <w:r w:rsidRPr="00FD2558">
        <w:rPr>
          <w:sz w:val="24"/>
        </w:rPr>
        <w:t xml:space="preserve">. Model of rhythmic ball bouncing using a visually controlled neural oscillator. </w:t>
      </w:r>
      <w:r w:rsidRPr="00FD2558">
        <w:rPr>
          <w:i/>
          <w:iCs/>
          <w:sz w:val="24"/>
        </w:rPr>
        <w:t>Journal of Neurophysiology</w:t>
      </w:r>
      <w:r w:rsidRPr="00FD2558">
        <w:rPr>
          <w:sz w:val="24"/>
        </w:rPr>
        <w:t xml:space="preserve"> 118: 2470–2482, 2017. </w:t>
      </w:r>
      <w:proofErr w:type="spellStart"/>
      <w:proofErr w:type="gramStart"/>
      <w:r w:rsidRPr="00FD2558">
        <w:rPr>
          <w:sz w:val="24"/>
        </w:rPr>
        <w:t>doi</w:t>
      </w:r>
      <w:proofErr w:type="spellEnd"/>
      <w:proofErr w:type="gramEnd"/>
      <w:r w:rsidRPr="00FD2558">
        <w:rPr>
          <w:sz w:val="24"/>
        </w:rPr>
        <w:t>: 10.1152/jn.00054.2017.</w:t>
      </w:r>
    </w:p>
    <w:p w14:paraId="4F2AA645" w14:textId="77777777" w:rsidR="00FD2558" w:rsidRPr="00FD2558" w:rsidRDefault="00FD2558" w:rsidP="005D1DB8">
      <w:pPr>
        <w:pStyle w:val="Bibliographie"/>
        <w:ind w:hanging="362"/>
        <w:rPr>
          <w:sz w:val="24"/>
          <w:lang w:val="fr-FR"/>
        </w:rPr>
      </w:pPr>
      <w:r w:rsidRPr="00FD2558">
        <w:rPr>
          <w:sz w:val="24"/>
        </w:rPr>
        <w:t xml:space="preserve">30. </w:t>
      </w:r>
      <w:r w:rsidRPr="00FD2558">
        <w:rPr>
          <w:sz w:val="24"/>
        </w:rPr>
        <w:tab/>
      </w:r>
      <w:proofErr w:type="spellStart"/>
      <w:r w:rsidRPr="00FD2558">
        <w:rPr>
          <w:b/>
          <w:bCs/>
          <w:sz w:val="24"/>
        </w:rPr>
        <w:t>Fortineau</w:t>
      </w:r>
      <w:proofErr w:type="spellEnd"/>
      <w:r w:rsidRPr="00FD2558">
        <w:rPr>
          <w:b/>
          <w:bCs/>
          <w:sz w:val="24"/>
        </w:rPr>
        <w:t xml:space="preserve"> V</w:t>
      </w:r>
      <w:r w:rsidRPr="00FD2558">
        <w:rPr>
          <w:sz w:val="24"/>
        </w:rPr>
        <w:t xml:space="preserve">, </w:t>
      </w:r>
      <w:r w:rsidRPr="00FD2558">
        <w:rPr>
          <w:b/>
          <w:bCs/>
          <w:sz w:val="24"/>
        </w:rPr>
        <w:t>Makarov M</w:t>
      </w:r>
      <w:r w:rsidRPr="00FD2558">
        <w:rPr>
          <w:sz w:val="24"/>
        </w:rPr>
        <w:t xml:space="preserve">, </w:t>
      </w:r>
      <w:r w:rsidRPr="00FD2558">
        <w:rPr>
          <w:b/>
          <w:bCs/>
          <w:sz w:val="24"/>
        </w:rPr>
        <w:t>Rodriguez-</w:t>
      </w:r>
      <w:proofErr w:type="spellStart"/>
      <w:r w:rsidRPr="00FD2558">
        <w:rPr>
          <w:b/>
          <w:bCs/>
          <w:sz w:val="24"/>
        </w:rPr>
        <w:t>Ayerbe</w:t>
      </w:r>
      <w:proofErr w:type="spellEnd"/>
      <w:r w:rsidRPr="00FD2558">
        <w:rPr>
          <w:b/>
          <w:bCs/>
          <w:sz w:val="24"/>
        </w:rPr>
        <w:t xml:space="preserve"> P</w:t>
      </w:r>
      <w:r w:rsidRPr="00FD2558">
        <w:rPr>
          <w:sz w:val="24"/>
        </w:rPr>
        <w:t xml:space="preserve">, </w:t>
      </w:r>
      <w:proofErr w:type="spellStart"/>
      <w:r w:rsidRPr="00FD2558">
        <w:rPr>
          <w:b/>
          <w:bCs/>
          <w:sz w:val="24"/>
        </w:rPr>
        <w:t>Siegler</w:t>
      </w:r>
      <w:proofErr w:type="spellEnd"/>
      <w:r w:rsidRPr="00FD2558">
        <w:rPr>
          <w:b/>
          <w:bCs/>
          <w:sz w:val="24"/>
        </w:rPr>
        <w:t xml:space="preserve"> IA</w:t>
      </w:r>
      <w:r w:rsidRPr="00FD2558">
        <w:rPr>
          <w:sz w:val="24"/>
        </w:rPr>
        <w:t xml:space="preserve">. Interactive robotics for human impedance estimation in a rhythmic task. In: </w:t>
      </w:r>
      <w:r w:rsidRPr="00FD2558">
        <w:rPr>
          <w:i/>
          <w:iCs/>
          <w:sz w:val="24"/>
        </w:rPr>
        <w:t>2020 IEEE 16th International Conference on Automation Science and Engineering (CASE)</w:t>
      </w:r>
      <w:r w:rsidRPr="00FD2558">
        <w:rPr>
          <w:sz w:val="24"/>
        </w:rPr>
        <w:t xml:space="preserve">. </w:t>
      </w:r>
      <w:proofErr w:type="gramStart"/>
      <w:r w:rsidRPr="00FD2558">
        <w:rPr>
          <w:sz w:val="24"/>
        </w:rPr>
        <w:t>2020</w:t>
      </w:r>
      <w:proofErr w:type="gramEnd"/>
      <w:r w:rsidRPr="00FD2558">
        <w:rPr>
          <w:sz w:val="24"/>
        </w:rPr>
        <w:t xml:space="preserve"> IEEE 16th International Conference on Automation Science and Engineering (CASE). </w:t>
      </w:r>
      <w:r w:rsidRPr="00FD2558">
        <w:rPr>
          <w:sz w:val="24"/>
          <w:lang w:val="fr-FR"/>
        </w:rPr>
        <w:t>2020, p. 1043–1048.</w:t>
      </w:r>
    </w:p>
    <w:p w14:paraId="3239929D" w14:textId="77777777" w:rsidR="00FD2558" w:rsidRPr="00FD2558" w:rsidRDefault="00FD2558" w:rsidP="005D1DB8">
      <w:pPr>
        <w:pStyle w:val="Bibliographie"/>
        <w:ind w:hanging="362"/>
        <w:rPr>
          <w:sz w:val="24"/>
        </w:rPr>
      </w:pPr>
      <w:r w:rsidRPr="00FD2558">
        <w:rPr>
          <w:sz w:val="24"/>
          <w:lang w:val="fr-FR"/>
        </w:rPr>
        <w:t xml:space="preserve">31. </w:t>
      </w:r>
      <w:r w:rsidRPr="00FD2558">
        <w:rPr>
          <w:sz w:val="24"/>
          <w:lang w:val="fr-FR"/>
        </w:rPr>
        <w:tab/>
      </w:r>
      <w:proofErr w:type="spellStart"/>
      <w:r w:rsidRPr="00FD2558">
        <w:rPr>
          <w:b/>
          <w:bCs/>
          <w:sz w:val="24"/>
          <w:lang w:val="fr-FR"/>
        </w:rPr>
        <w:t>Fortineau</w:t>
      </w:r>
      <w:proofErr w:type="spellEnd"/>
      <w:r w:rsidRPr="00FD2558">
        <w:rPr>
          <w:b/>
          <w:bCs/>
          <w:sz w:val="24"/>
          <w:lang w:val="fr-FR"/>
        </w:rPr>
        <w:t xml:space="preserve"> V</w:t>
      </w:r>
      <w:r w:rsidRPr="00FD2558">
        <w:rPr>
          <w:sz w:val="24"/>
          <w:lang w:val="fr-FR"/>
        </w:rPr>
        <w:t xml:space="preserve">, </w:t>
      </w:r>
      <w:r w:rsidRPr="00FD2558">
        <w:rPr>
          <w:b/>
          <w:bCs/>
          <w:sz w:val="24"/>
          <w:lang w:val="fr-FR"/>
        </w:rPr>
        <w:t>Makarov M</w:t>
      </w:r>
      <w:r w:rsidRPr="00FD2558">
        <w:rPr>
          <w:sz w:val="24"/>
          <w:lang w:val="fr-FR"/>
        </w:rPr>
        <w:t xml:space="preserve">, </w:t>
      </w:r>
      <w:r w:rsidRPr="00FD2558">
        <w:rPr>
          <w:b/>
          <w:bCs/>
          <w:sz w:val="24"/>
          <w:lang w:val="fr-FR"/>
        </w:rPr>
        <w:t>Rodriguez-</w:t>
      </w:r>
      <w:proofErr w:type="spellStart"/>
      <w:r w:rsidRPr="00FD2558">
        <w:rPr>
          <w:b/>
          <w:bCs/>
          <w:sz w:val="24"/>
          <w:lang w:val="fr-FR"/>
        </w:rPr>
        <w:t>Ayerbe</w:t>
      </w:r>
      <w:proofErr w:type="spellEnd"/>
      <w:r w:rsidRPr="00FD2558">
        <w:rPr>
          <w:b/>
          <w:bCs/>
          <w:sz w:val="24"/>
          <w:lang w:val="fr-FR"/>
        </w:rPr>
        <w:t xml:space="preserve"> P</w:t>
      </w:r>
      <w:r w:rsidRPr="00FD2558">
        <w:rPr>
          <w:sz w:val="24"/>
          <w:lang w:val="fr-FR"/>
        </w:rPr>
        <w:t xml:space="preserve">, </w:t>
      </w:r>
      <w:proofErr w:type="spellStart"/>
      <w:r w:rsidRPr="00FD2558">
        <w:rPr>
          <w:b/>
          <w:bCs/>
          <w:sz w:val="24"/>
          <w:lang w:val="fr-FR"/>
        </w:rPr>
        <w:t>Siegler</w:t>
      </w:r>
      <w:proofErr w:type="spellEnd"/>
      <w:r w:rsidRPr="00FD2558">
        <w:rPr>
          <w:b/>
          <w:bCs/>
          <w:sz w:val="24"/>
          <w:lang w:val="fr-FR"/>
        </w:rPr>
        <w:t xml:space="preserve"> IA</w:t>
      </w:r>
      <w:r w:rsidRPr="00FD2558">
        <w:rPr>
          <w:sz w:val="24"/>
          <w:lang w:val="fr-FR"/>
        </w:rPr>
        <w:t xml:space="preserve">. </w:t>
      </w:r>
      <w:r w:rsidRPr="00FD2558">
        <w:rPr>
          <w:sz w:val="24"/>
        </w:rPr>
        <w:t xml:space="preserve">Towards a seamless experimental protocol for human arm impedance estimation in an interactive dynamic task. In: </w:t>
      </w:r>
      <w:r w:rsidRPr="00FD2558">
        <w:rPr>
          <w:i/>
          <w:iCs/>
          <w:sz w:val="24"/>
        </w:rPr>
        <w:t>2021 30th IEEE International Conference on Robot Human Interactive Communication (RO-MAN)</w:t>
      </w:r>
      <w:r w:rsidRPr="00FD2558">
        <w:rPr>
          <w:sz w:val="24"/>
        </w:rPr>
        <w:t xml:space="preserve">. 2021 30th IEEE International Conference on Robot Human Interactive Communication (RO-MAN). </w:t>
      </w:r>
      <w:proofErr w:type="gramStart"/>
      <w:r w:rsidRPr="00FD2558">
        <w:rPr>
          <w:sz w:val="24"/>
        </w:rPr>
        <w:t>2021</w:t>
      </w:r>
      <w:proofErr w:type="gramEnd"/>
      <w:r w:rsidRPr="00FD2558">
        <w:rPr>
          <w:sz w:val="24"/>
        </w:rPr>
        <w:t>, p. 31–36.</w:t>
      </w:r>
    </w:p>
    <w:p w14:paraId="65BA59F0" w14:textId="77777777" w:rsidR="00FD2558" w:rsidRPr="00FD2558" w:rsidRDefault="00FD2558" w:rsidP="005D1DB8">
      <w:pPr>
        <w:pStyle w:val="Bibliographie"/>
        <w:ind w:hanging="362"/>
        <w:rPr>
          <w:sz w:val="24"/>
        </w:rPr>
      </w:pPr>
      <w:r w:rsidRPr="00FD2558">
        <w:rPr>
          <w:sz w:val="24"/>
        </w:rPr>
        <w:t xml:space="preserve">32. </w:t>
      </w:r>
      <w:r w:rsidRPr="00FD2558">
        <w:rPr>
          <w:sz w:val="24"/>
        </w:rPr>
        <w:tab/>
      </w:r>
      <w:proofErr w:type="spellStart"/>
      <w:r w:rsidRPr="00FD2558">
        <w:rPr>
          <w:b/>
          <w:bCs/>
          <w:sz w:val="24"/>
        </w:rPr>
        <w:t>Fortineau</w:t>
      </w:r>
      <w:proofErr w:type="spellEnd"/>
      <w:r w:rsidRPr="00FD2558">
        <w:rPr>
          <w:b/>
          <w:bCs/>
          <w:sz w:val="24"/>
        </w:rPr>
        <w:t xml:space="preserve"> V</w:t>
      </w:r>
      <w:r w:rsidRPr="00FD2558">
        <w:rPr>
          <w:sz w:val="24"/>
        </w:rPr>
        <w:t xml:space="preserve">, </w:t>
      </w:r>
      <w:proofErr w:type="spellStart"/>
      <w:r w:rsidRPr="00FD2558">
        <w:rPr>
          <w:b/>
          <w:bCs/>
          <w:sz w:val="24"/>
        </w:rPr>
        <w:t>Siegler</w:t>
      </w:r>
      <w:proofErr w:type="spellEnd"/>
      <w:r w:rsidRPr="00FD2558">
        <w:rPr>
          <w:b/>
          <w:bCs/>
          <w:sz w:val="24"/>
        </w:rPr>
        <w:t xml:space="preserve"> IA</w:t>
      </w:r>
      <w:r w:rsidRPr="00FD2558">
        <w:rPr>
          <w:sz w:val="24"/>
        </w:rPr>
        <w:t xml:space="preserve">, </w:t>
      </w:r>
      <w:r w:rsidRPr="00FD2558">
        <w:rPr>
          <w:b/>
          <w:bCs/>
          <w:sz w:val="24"/>
        </w:rPr>
        <w:t>Makarov M</w:t>
      </w:r>
      <w:r w:rsidRPr="00FD2558">
        <w:rPr>
          <w:sz w:val="24"/>
        </w:rPr>
        <w:t xml:space="preserve">, </w:t>
      </w:r>
      <w:r w:rsidRPr="00FD2558">
        <w:rPr>
          <w:b/>
          <w:bCs/>
          <w:sz w:val="24"/>
        </w:rPr>
        <w:t xml:space="preserve">Rodriguez </w:t>
      </w:r>
      <w:proofErr w:type="spellStart"/>
      <w:r w:rsidRPr="00FD2558">
        <w:rPr>
          <w:b/>
          <w:bCs/>
          <w:sz w:val="24"/>
        </w:rPr>
        <w:t>Ayerbe</w:t>
      </w:r>
      <w:proofErr w:type="spellEnd"/>
      <w:r w:rsidRPr="00FD2558">
        <w:rPr>
          <w:sz w:val="24"/>
        </w:rPr>
        <w:t xml:space="preserve">. Human arm impedance estimation in dynamic human-robot interaction, a preliminary study. </w:t>
      </w:r>
      <w:r w:rsidRPr="00FD2558">
        <w:rPr>
          <w:i/>
          <w:iCs/>
          <w:sz w:val="24"/>
        </w:rPr>
        <w:t>Computer Methods in Biomechanics and Biomedical Engineering</w:t>
      </w:r>
      <w:r w:rsidRPr="00FD2558">
        <w:rPr>
          <w:sz w:val="24"/>
        </w:rPr>
        <w:t xml:space="preserve"> 24: S256, 2021. </w:t>
      </w:r>
      <w:proofErr w:type="spellStart"/>
      <w:proofErr w:type="gramStart"/>
      <w:r w:rsidRPr="00FD2558">
        <w:rPr>
          <w:sz w:val="24"/>
        </w:rPr>
        <w:t>doi</w:t>
      </w:r>
      <w:proofErr w:type="spellEnd"/>
      <w:proofErr w:type="gramEnd"/>
      <w:r w:rsidRPr="00FD2558">
        <w:rPr>
          <w:sz w:val="24"/>
        </w:rPr>
        <w:t>: 10.1080/10255842.2021.1978758.</w:t>
      </w:r>
    </w:p>
    <w:p w14:paraId="39194246" w14:textId="77777777" w:rsidR="00FD2558" w:rsidRPr="00FD2558" w:rsidRDefault="00FD2558" w:rsidP="005D1DB8">
      <w:pPr>
        <w:pStyle w:val="Bibliographie"/>
        <w:ind w:hanging="362"/>
        <w:rPr>
          <w:sz w:val="24"/>
        </w:rPr>
      </w:pPr>
      <w:r w:rsidRPr="00FD2558">
        <w:rPr>
          <w:sz w:val="24"/>
        </w:rPr>
        <w:t xml:space="preserve">33. </w:t>
      </w:r>
      <w:r w:rsidRPr="00FD2558">
        <w:rPr>
          <w:sz w:val="24"/>
        </w:rPr>
        <w:tab/>
      </w:r>
      <w:proofErr w:type="spellStart"/>
      <w:r w:rsidRPr="00FD2558">
        <w:rPr>
          <w:b/>
          <w:bCs/>
          <w:sz w:val="24"/>
        </w:rPr>
        <w:t>Lamy</w:t>
      </w:r>
      <w:proofErr w:type="spellEnd"/>
      <w:r w:rsidRPr="00FD2558">
        <w:rPr>
          <w:b/>
          <w:bCs/>
          <w:sz w:val="24"/>
        </w:rPr>
        <w:t xml:space="preserve"> X</w:t>
      </w:r>
      <w:r w:rsidRPr="00FD2558">
        <w:rPr>
          <w:sz w:val="24"/>
        </w:rPr>
        <w:t xml:space="preserve">, </w:t>
      </w:r>
      <w:proofErr w:type="spellStart"/>
      <w:r w:rsidRPr="00FD2558">
        <w:rPr>
          <w:b/>
          <w:bCs/>
          <w:sz w:val="24"/>
        </w:rPr>
        <w:t>Colledani</w:t>
      </w:r>
      <w:proofErr w:type="spellEnd"/>
      <w:r w:rsidRPr="00FD2558">
        <w:rPr>
          <w:b/>
          <w:bCs/>
          <w:sz w:val="24"/>
        </w:rPr>
        <w:t xml:space="preserve"> F</w:t>
      </w:r>
      <w:r w:rsidRPr="00FD2558">
        <w:rPr>
          <w:sz w:val="24"/>
        </w:rPr>
        <w:t xml:space="preserve">, </w:t>
      </w:r>
      <w:proofErr w:type="spellStart"/>
      <w:r w:rsidRPr="00FD2558">
        <w:rPr>
          <w:b/>
          <w:bCs/>
          <w:sz w:val="24"/>
        </w:rPr>
        <w:t>Geffard</w:t>
      </w:r>
      <w:proofErr w:type="spellEnd"/>
      <w:r w:rsidRPr="00FD2558">
        <w:rPr>
          <w:b/>
          <w:bCs/>
          <w:sz w:val="24"/>
        </w:rPr>
        <w:t xml:space="preserve"> F</w:t>
      </w:r>
      <w:r w:rsidRPr="00FD2558">
        <w:rPr>
          <w:sz w:val="24"/>
        </w:rPr>
        <w:t xml:space="preserve">, </w:t>
      </w:r>
      <w:proofErr w:type="spellStart"/>
      <w:r w:rsidRPr="00FD2558">
        <w:rPr>
          <w:b/>
          <w:bCs/>
          <w:sz w:val="24"/>
        </w:rPr>
        <w:t>Measson</w:t>
      </w:r>
      <w:proofErr w:type="spellEnd"/>
      <w:r w:rsidRPr="00FD2558">
        <w:rPr>
          <w:b/>
          <w:bCs/>
          <w:sz w:val="24"/>
        </w:rPr>
        <w:t xml:space="preserve"> Y</w:t>
      </w:r>
      <w:r w:rsidRPr="00FD2558">
        <w:rPr>
          <w:sz w:val="24"/>
        </w:rPr>
        <w:t xml:space="preserve">, </w:t>
      </w:r>
      <w:r w:rsidRPr="00FD2558">
        <w:rPr>
          <w:b/>
          <w:bCs/>
          <w:sz w:val="24"/>
        </w:rPr>
        <w:t>Morel G</w:t>
      </w:r>
      <w:r w:rsidRPr="00FD2558">
        <w:rPr>
          <w:sz w:val="24"/>
        </w:rPr>
        <w:t xml:space="preserve">. Achieving efficient and stable </w:t>
      </w:r>
      <w:proofErr w:type="spellStart"/>
      <w:r w:rsidRPr="00FD2558">
        <w:rPr>
          <w:sz w:val="24"/>
        </w:rPr>
        <w:t>comanipulation</w:t>
      </w:r>
      <w:proofErr w:type="spellEnd"/>
      <w:r w:rsidRPr="00FD2558">
        <w:rPr>
          <w:sz w:val="24"/>
        </w:rPr>
        <w:t xml:space="preserve"> through adaptation to changes in human arm impedance. In: </w:t>
      </w:r>
      <w:r w:rsidRPr="00FD2558">
        <w:rPr>
          <w:i/>
          <w:iCs/>
          <w:sz w:val="24"/>
        </w:rPr>
        <w:t>2009 IEEE International Conference on Robotics and Automation</w:t>
      </w:r>
      <w:r w:rsidRPr="00FD2558">
        <w:rPr>
          <w:sz w:val="24"/>
        </w:rPr>
        <w:t xml:space="preserve">. 2009 IEEE International Conference on Robotics and Automation. </w:t>
      </w:r>
      <w:proofErr w:type="gramStart"/>
      <w:r w:rsidRPr="00FD2558">
        <w:rPr>
          <w:sz w:val="24"/>
        </w:rPr>
        <w:t>2009</w:t>
      </w:r>
      <w:proofErr w:type="gramEnd"/>
      <w:r w:rsidRPr="00FD2558">
        <w:rPr>
          <w:sz w:val="24"/>
        </w:rPr>
        <w:t>, p. 265–271.</w:t>
      </w:r>
    </w:p>
    <w:p w14:paraId="19105B76" w14:textId="77777777" w:rsidR="00FD2558" w:rsidRPr="00FD2558" w:rsidRDefault="00FD2558" w:rsidP="005D1DB8">
      <w:pPr>
        <w:pStyle w:val="Bibliographie"/>
        <w:ind w:hanging="362"/>
        <w:rPr>
          <w:sz w:val="24"/>
        </w:rPr>
      </w:pPr>
      <w:r w:rsidRPr="00FD2558">
        <w:rPr>
          <w:sz w:val="24"/>
        </w:rPr>
        <w:t xml:space="preserve">34. </w:t>
      </w:r>
      <w:r w:rsidRPr="00FD2558">
        <w:rPr>
          <w:sz w:val="24"/>
        </w:rPr>
        <w:tab/>
      </w:r>
      <w:r w:rsidRPr="00FD2558">
        <w:rPr>
          <w:b/>
          <w:bCs/>
          <w:sz w:val="24"/>
        </w:rPr>
        <w:t>Kawazoe Y</w:t>
      </w:r>
      <w:r w:rsidRPr="00FD2558">
        <w:rPr>
          <w:sz w:val="24"/>
        </w:rPr>
        <w:t xml:space="preserve">. Dynamics of the Ball-Racket Impact in Tennis : Contact Force, Contact Time, Coefficient of Restitution, and Deformation. </w:t>
      </w:r>
      <w:r w:rsidRPr="00FD2558">
        <w:rPr>
          <w:i/>
          <w:iCs/>
          <w:sz w:val="24"/>
        </w:rPr>
        <w:t xml:space="preserve">The Proceedings of the Asian Conference on </w:t>
      </w:r>
      <w:r w:rsidRPr="00FD2558">
        <w:rPr>
          <w:i/>
          <w:iCs/>
          <w:sz w:val="24"/>
        </w:rPr>
        <w:lastRenderedPageBreak/>
        <w:t>Multibody Dynamics</w:t>
      </w:r>
      <w:r w:rsidRPr="00FD2558">
        <w:rPr>
          <w:sz w:val="24"/>
        </w:rPr>
        <w:t xml:space="preserve"> 2002: 286–293, 2002. </w:t>
      </w:r>
      <w:proofErr w:type="spellStart"/>
      <w:proofErr w:type="gramStart"/>
      <w:r w:rsidRPr="00FD2558">
        <w:rPr>
          <w:sz w:val="24"/>
        </w:rPr>
        <w:t>doi</w:t>
      </w:r>
      <w:proofErr w:type="spellEnd"/>
      <w:proofErr w:type="gramEnd"/>
      <w:r w:rsidRPr="00FD2558">
        <w:rPr>
          <w:sz w:val="24"/>
        </w:rPr>
        <w:t>: 10.1299/jsmeacmd.2002.286.</w:t>
      </w:r>
    </w:p>
    <w:p w14:paraId="23918427" w14:textId="77777777" w:rsidR="00FD2558" w:rsidRPr="00FD2558" w:rsidRDefault="00FD2558" w:rsidP="005D1DB8">
      <w:pPr>
        <w:pStyle w:val="Bibliographie"/>
        <w:ind w:hanging="362"/>
        <w:rPr>
          <w:sz w:val="24"/>
        </w:rPr>
      </w:pPr>
      <w:r w:rsidRPr="00FD2558">
        <w:rPr>
          <w:sz w:val="24"/>
        </w:rPr>
        <w:t xml:space="preserve">35. </w:t>
      </w:r>
      <w:r w:rsidRPr="00FD2558">
        <w:rPr>
          <w:sz w:val="24"/>
        </w:rPr>
        <w:tab/>
      </w:r>
      <w:r w:rsidRPr="00FD2558">
        <w:rPr>
          <w:b/>
          <w:bCs/>
          <w:sz w:val="24"/>
        </w:rPr>
        <w:t>Tsuji T</w:t>
      </w:r>
      <w:r w:rsidRPr="00FD2558">
        <w:rPr>
          <w:sz w:val="24"/>
        </w:rPr>
        <w:t xml:space="preserve">. Human Arm Impedance in Multi-Joint Movements. In: </w:t>
      </w:r>
      <w:r w:rsidRPr="00FD2558">
        <w:rPr>
          <w:i/>
          <w:iCs/>
          <w:sz w:val="24"/>
        </w:rPr>
        <w:t>Advances in Psychology</w:t>
      </w:r>
      <w:r w:rsidRPr="00FD2558">
        <w:rPr>
          <w:sz w:val="24"/>
        </w:rPr>
        <w:t xml:space="preserve">, edited by </w:t>
      </w:r>
      <w:proofErr w:type="spellStart"/>
      <w:r w:rsidRPr="00FD2558">
        <w:rPr>
          <w:sz w:val="24"/>
        </w:rPr>
        <w:t>Morasso</w:t>
      </w:r>
      <w:proofErr w:type="spellEnd"/>
      <w:r w:rsidRPr="00FD2558">
        <w:rPr>
          <w:sz w:val="24"/>
        </w:rPr>
        <w:t xml:space="preserve"> P, </w:t>
      </w:r>
      <w:proofErr w:type="spellStart"/>
      <w:r w:rsidRPr="00FD2558">
        <w:rPr>
          <w:sz w:val="24"/>
        </w:rPr>
        <w:t>Sanguineti</w:t>
      </w:r>
      <w:proofErr w:type="spellEnd"/>
      <w:r w:rsidRPr="00FD2558">
        <w:rPr>
          <w:sz w:val="24"/>
        </w:rPr>
        <w:t xml:space="preserve"> V. North-Holland, p. 357–381.</w:t>
      </w:r>
    </w:p>
    <w:p w14:paraId="20878E2F" w14:textId="77777777" w:rsidR="00FD2558" w:rsidRPr="00FD2558" w:rsidRDefault="00FD2558" w:rsidP="005D1DB8">
      <w:pPr>
        <w:pStyle w:val="Bibliographie"/>
        <w:ind w:hanging="362"/>
        <w:rPr>
          <w:sz w:val="24"/>
          <w:lang w:val="fr-FR"/>
        </w:rPr>
      </w:pPr>
      <w:r w:rsidRPr="00FD2558">
        <w:rPr>
          <w:sz w:val="24"/>
        </w:rPr>
        <w:t xml:space="preserve">36. </w:t>
      </w:r>
      <w:r w:rsidRPr="00FD2558">
        <w:rPr>
          <w:sz w:val="24"/>
        </w:rPr>
        <w:tab/>
      </w:r>
      <w:proofErr w:type="spellStart"/>
      <w:r w:rsidRPr="00FD2558">
        <w:rPr>
          <w:b/>
          <w:bCs/>
          <w:sz w:val="24"/>
        </w:rPr>
        <w:t>Erden</w:t>
      </w:r>
      <w:proofErr w:type="spellEnd"/>
      <w:r w:rsidRPr="00FD2558">
        <w:rPr>
          <w:b/>
          <w:bCs/>
          <w:sz w:val="24"/>
        </w:rPr>
        <w:t xml:space="preserve"> MS</w:t>
      </w:r>
      <w:r w:rsidRPr="00FD2558">
        <w:rPr>
          <w:sz w:val="24"/>
        </w:rPr>
        <w:t xml:space="preserve">, </w:t>
      </w:r>
      <w:proofErr w:type="spellStart"/>
      <w:r w:rsidRPr="00FD2558">
        <w:rPr>
          <w:b/>
          <w:bCs/>
          <w:sz w:val="24"/>
        </w:rPr>
        <w:t>Billard</w:t>
      </w:r>
      <w:proofErr w:type="spellEnd"/>
      <w:r w:rsidRPr="00FD2558">
        <w:rPr>
          <w:b/>
          <w:bCs/>
          <w:sz w:val="24"/>
        </w:rPr>
        <w:t xml:space="preserve"> A</w:t>
      </w:r>
      <w:r w:rsidRPr="00FD2558">
        <w:rPr>
          <w:sz w:val="24"/>
        </w:rPr>
        <w:t xml:space="preserve">. End-Point Impedance Measurements </w:t>
      </w:r>
      <w:proofErr w:type="gramStart"/>
      <w:r w:rsidRPr="00FD2558">
        <w:rPr>
          <w:sz w:val="24"/>
        </w:rPr>
        <w:t>Across</w:t>
      </w:r>
      <w:proofErr w:type="gramEnd"/>
      <w:r w:rsidRPr="00FD2558">
        <w:rPr>
          <w:sz w:val="24"/>
        </w:rPr>
        <w:t xml:space="preserve"> Dominant and </w:t>
      </w:r>
      <w:proofErr w:type="spellStart"/>
      <w:r w:rsidRPr="00FD2558">
        <w:rPr>
          <w:sz w:val="24"/>
        </w:rPr>
        <w:t>Nondominant</w:t>
      </w:r>
      <w:proofErr w:type="spellEnd"/>
      <w:r w:rsidRPr="00FD2558">
        <w:rPr>
          <w:sz w:val="24"/>
        </w:rPr>
        <w:t xml:space="preserve"> Hands and Robotic Assistance with Directional Damping. </w:t>
      </w:r>
      <w:r w:rsidRPr="00FD2558">
        <w:rPr>
          <w:i/>
          <w:iCs/>
          <w:sz w:val="24"/>
          <w:lang w:val="fr-FR"/>
        </w:rPr>
        <w:t xml:space="preserve">IEEE Transactions on </w:t>
      </w:r>
      <w:proofErr w:type="spellStart"/>
      <w:r w:rsidRPr="00FD2558">
        <w:rPr>
          <w:i/>
          <w:iCs/>
          <w:sz w:val="24"/>
          <w:lang w:val="fr-FR"/>
        </w:rPr>
        <w:t>Cybernetics</w:t>
      </w:r>
      <w:proofErr w:type="spellEnd"/>
      <w:r w:rsidRPr="00FD2558">
        <w:rPr>
          <w:sz w:val="24"/>
          <w:lang w:val="fr-FR"/>
        </w:rPr>
        <w:t xml:space="preserve"> 45: 1146–1157, 2015. </w:t>
      </w:r>
      <w:proofErr w:type="spellStart"/>
      <w:proofErr w:type="gramStart"/>
      <w:r w:rsidRPr="00FD2558">
        <w:rPr>
          <w:sz w:val="24"/>
          <w:lang w:val="fr-FR"/>
        </w:rPr>
        <w:t>doi</w:t>
      </w:r>
      <w:proofErr w:type="spellEnd"/>
      <w:proofErr w:type="gramEnd"/>
      <w:r w:rsidRPr="00FD2558">
        <w:rPr>
          <w:sz w:val="24"/>
          <w:lang w:val="fr-FR"/>
        </w:rPr>
        <w:t>: 10.1109/TCYB.2014.2346021.</w:t>
      </w:r>
    </w:p>
    <w:p w14:paraId="0B665587" w14:textId="77777777" w:rsidR="00FD2558" w:rsidRPr="00FD2558" w:rsidRDefault="00FD2558" w:rsidP="005D1DB8">
      <w:pPr>
        <w:pStyle w:val="Bibliographie"/>
        <w:ind w:hanging="362"/>
        <w:rPr>
          <w:sz w:val="24"/>
        </w:rPr>
      </w:pPr>
      <w:r w:rsidRPr="00FD2558">
        <w:rPr>
          <w:sz w:val="24"/>
          <w:lang w:val="fr-FR"/>
        </w:rPr>
        <w:t xml:space="preserve">37. </w:t>
      </w:r>
      <w:r w:rsidRPr="00FD2558">
        <w:rPr>
          <w:sz w:val="24"/>
          <w:lang w:val="fr-FR"/>
        </w:rPr>
        <w:tab/>
      </w:r>
      <w:proofErr w:type="spellStart"/>
      <w:r w:rsidRPr="00FD2558">
        <w:rPr>
          <w:b/>
          <w:bCs/>
          <w:sz w:val="24"/>
          <w:lang w:val="fr-FR"/>
        </w:rPr>
        <w:t>Kurtzer</w:t>
      </w:r>
      <w:proofErr w:type="spellEnd"/>
      <w:r w:rsidRPr="00FD2558">
        <w:rPr>
          <w:b/>
          <w:bCs/>
          <w:sz w:val="24"/>
          <w:lang w:val="fr-FR"/>
        </w:rPr>
        <w:t xml:space="preserve"> IL</w:t>
      </w:r>
      <w:r w:rsidRPr="00FD2558">
        <w:rPr>
          <w:sz w:val="24"/>
          <w:lang w:val="fr-FR"/>
        </w:rPr>
        <w:t xml:space="preserve">, </w:t>
      </w:r>
      <w:proofErr w:type="spellStart"/>
      <w:r w:rsidRPr="00FD2558">
        <w:rPr>
          <w:b/>
          <w:bCs/>
          <w:sz w:val="24"/>
          <w:lang w:val="fr-FR"/>
        </w:rPr>
        <w:t>Pruszynski</w:t>
      </w:r>
      <w:proofErr w:type="spellEnd"/>
      <w:r w:rsidRPr="00FD2558">
        <w:rPr>
          <w:b/>
          <w:bCs/>
          <w:sz w:val="24"/>
          <w:lang w:val="fr-FR"/>
        </w:rPr>
        <w:t xml:space="preserve"> JA</w:t>
      </w:r>
      <w:r w:rsidRPr="00FD2558">
        <w:rPr>
          <w:sz w:val="24"/>
          <w:lang w:val="fr-FR"/>
        </w:rPr>
        <w:t xml:space="preserve">, </w:t>
      </w:r>
      <w:r w:rsidRPr="00FD2558">
        <w:rPr>
          <w:b/>
          <w:bCs/>
          <w:sz w:val="24"/>
          <w:lang w:val="fr-FR"/>
        </w:rPr>
        <w:t>Scott SH</w:t>
      </w:r>
      <w:r w:rsidRPr="00FD2558">
        <w:rPr>
          <w:sz w:val="24"/>
          <w:lang w:val="fr-FR"/>
        </w:rPr>
        <w:t xml:space="preserve">. </w:t>
      </w:r>
      <w:r w:rsidRPr="00FD2558">
        <w:rPr>
          <w:sz w:val="24"/>
        </w:rPr>
        <w:t xml:space="preserve">Long-Latency Reflexes of the Human Arm Reflect an Internal Model of Limb Dynamics. </w:t>
      </w:r>
      <w:r w:rsidRPr="00FD2558">
        <w:rPr>
          <w:i/>
          <w:iCs/>
          <w:sz w:val="24"/>
        </w:rPr>
        <w:t>Current Biology</w:t>
      </w:r>
      <w:r w:rsidRPr="00FD2558">
        <w:rPr>
          <w:sz w:val="24"/>
        </w:rPr>
        <w:t xml:space="preserve"> 18: 449–453, 2008. </w:t>
      </w:r>
      <w:proofErr w:type="spellStart"/>
      <w:proofErr w:type="gramStart"/>
      <w:r w:rsidRPr="00FD2558">
        <w:rPr>
          <w:sz w:val="24"/>
        </w:rPr>
        <w:t>doi</w:t>
      </w:r>
      <w:proofErr w:type="spellEnd"/>
      <w:proofErr w:type="gramEnd"/>
      <w:r w:rsidRPr="00FD2558">
        <w:rPr>
          <w:sz w:val="24"/>
        </w:rPr>
        <w:t>: 10.1016/j.cub.2008.02.053.</w:t>
      </w:r>
    </w:p>
    <w:p w14:paraId="6FEBD536" w14:textId="77777777" w:rsidR="00FD2558" w:rsidRPr="00FD2558" w:rsidRDefault="00FD2558" w:rsidP="005D1DB8">
      <w:pPr>
        <w:pStyle w:val="Bibliographie"/>
        <w:ind w:hanging="362"/>
        <w:rPr>
          <w:sz w:val="24"/>
        </w:rPr>
      </w:pPr>
      <w:r w:rsidRPr="00FD2558">
        <w:rPr>
          <w:sz w:val="24"/>
        </w:rPr>
        <w:t xml:space="preserve">38. </w:t>
      </w:r>
      <w:r w:rsidRPr="00FD2558">
        <w:rPr>
          <w:sz w:val="24"/>
        </w:rPr>
        <w:tab/>
      </w:r>
      <w:proofErr w:type="spellStart"/>
      <w:r w:rsidRPr="00FD2558">
        <w:rPr>
          <w:b/>
          <w:bCs/>
          <w:sz w:val="24"/>
        </w:rPr>
        <w:t>Libet</w:t>
      </w:r>
      <w:proofErr w:type="spellEnd"/>
      <w:r w:rsidRPr="00FD2558">
        <w:rPr>
          <w:b/>
          <w:bCs/>
          <w:sz w:val="24"/>
        </w:rPr>
        <w:t xml:space="preserve"> B</w:t>
      </w:r>
      <w:r w:rsidRPr="00FD2558">
        <w:rPr>
          <w:sz w:val="24"/>
        </w:rPr>
        <w:t xml:space="preserve">. Unconscious cerebral initiative and the role of conscious will in voluntary action. </w:t>
      </w:r>
      <w:r w:rsidRPr="00FD2558">
        <w:rPr>
          <w:i/>
          <w:iCs/>
          <w:sz w:val="24"/>
        </w:rPr>
        <w:t>Behavioral and Brain Sciences</w:t>
      </w:r>
      <w:r w:rsidRPr="00FD2558">
        <w:rPr>
          <w:sz w:val="24"/>
        </w:rPr>
        <w:t xml:space="preserve"> 8: 529–539, 1985. </w:t>
      </w:r>
      <w:proofErr w:type="spellStart"/>
      <w:proofErr w:type="gramStart"/>
      <w:r w:rsidRPr="00FD2558">
        <w:rPr>
          <w:sz w:val="24"/>
        </w:rPr>
        <w:t>doi</w:t>
      </w:r>
      <w:proofErr w:type="spellEnd"/>
      <w:proofErr w:type="gramEnd"/>
      <w:r w:rsidRPr="00FD2558">
        <w:rPr>
          <w:sz w:val="24"/>
        </w:rPr>
        <w:t>: 10.1017/S0140525X00044903.</w:t>
      </w:r>
    </w:p>
    <w:p w14:paraId="455F6929" w14:textId="77777777" w:rsidR="00FD2558" w:rsidRPr="00FD2558" w:rsidRDefault="00FD2558" w:rsidP="005D1DB8">
      <w:pPr>
        <w:pStyle w:val="Bibliographie"/>
        <w:ind w:hanging="362"/>
        <w:rPr>
          <w:sz w:val="24"/>
        </w:rPr>
      </w:pPr>
      <w:r w:rsidRPr="00FD2558">
        <w:rPr>
          <w:sz w:val="24"/>
        </w:rPr>
        <w:t xml:space="preserve">39. </w:t>
      </w:r>
      <w:r w:rsidRPr="00FD2558">
        <w:rPr>
          <w:sz w:val="24"/>
        </w:rPr>
        <w:tab/>
      </w:r>
      <w:r w:rsidRPr="00FD2558">
        <w:rPr>
          <w:b/>
          <w:bCs/>
          <w:sz w:val="24"/>
        </w:rPr>
        <w:t>Wei K</w:t>
      </w:r>
      <w:r w:rsidRPr="00FD2558">
        <w:rPr>
          <w:sz w:val="24"/>
        </w:rPr>
        <w:t xml:space="preserve">, </w:t>
      </w:r>
      <w:proofErr w:type="spellStart"/>
      <w:r w:rsidRPr="00FD2558">
        <w:rPr>
          <w:b/>
          <w:bCs/>
          <w:sz w:val="24"/>
        </w:rPr>
        <w:t>Dijkstra</w:t>
      </w:r>
      <w:proofErr w:type="spellEnd"/>
      <w:r w:rsidRPr="00FD2558">
        <w:rPr>
          <w:b/>
          <w:bCs/>
          <w:sz w:val="24"/>
        </w:rPr>
        <w:t xml:space="preserve"> TMH</w:t>
      </w:r>
      <w:r w:rsidRPr="00FD2558">
        <w:rPr>
          <w:sz w:val="24"/>
        </w:rPr>
        <w:t xml:space="preserve">, </w:t>
      </w:r>
      <w:proofErr w:type="spellStart"/>
      <w:r w:rsidRPr="00FD2558">
        <w:rPr>
          <w:b/>
          <w:bCs/>
          <w:sz w:val="24"/>
        </w:rPr>
        <w:t>Sternad</w:t>
      </w:r>
      <w:proofErr w:type="spellEnd"/>
      <w:r w:rsidRPr="00FD2558">
        <w:rPr>
          <w:b/>
          <w:bCs/>
          <w:sz w:val="24"/>
        </w:rPr>
        <w:t xml:space="preserve"> D</w:t>
      </w:r>
      <w:r w:rsidRPr="00FD2558">
        <w:rPr>
          <w:sz w:val="24"/>
        </w:rPr>
        <w:t xml:space="preserve">. Stability and Variability: Indicators for Passive Stability and Active Control in a Rhythmic Task. </w:t>
      </w:r>
      <w:r w:rsidRPr="00FD2558">
        <w:rPr>
          <w:i/>
          <w:iCs/>
          <w:sz w:val="24"/>
        </w:rPr>
        <w:t>Journal of Neurophysiology</w:t>
      </w:r>
      <w:r w:rsidRPr="00FD2558">
        <w:rPr>
          <w:sz w:val="24"/>
        </w:rPr>
        <w:t xml:space="preserve"> 99: 3027–3041, 2008. </w:t>
      </w:r>
      <w:proofErr w:type="spellStart"/>
      <w:proofErr w:type="gramStart"/>
      <w:r w:rsidRPr="00FD2558">
        <w:rPr>
          <w:sz w:val="24"/>
        </w:rPr>
        <w:t>doi</w:t>
      </w:r>
      <w:proofErr w:type="spellEnd"/>
      <w:proofErr w:type="gramEnd"/>
      <w:r w:rsidRPr="00FD2558">
        <w:rPr>
          <w:sz w:val="24"/>
        </w:rPr>
        <w:t>: 10.1152/jn.01367.2007.</w:t>
      </w:r>
    </w:p>
    <w:p w14:paraId="78521D23" w14:textId="77777777" w:rsidR="00FD2558" w:rsidRPr="00FD2558" w:rsidRDefault="00FD2558" w:rsidP="005D1DB8">
      <w:pPr>
        <w:pStyle w:val="Bibliographie"/>
        <w:ind w:hanging="362"/>
        <w:rPr>
          <w:sz w:val="24"/>
        </w:rPr>
      </w:pPr>
      <w:r w:rsidRPr="00FD2558">
        <w:rPr>
          <w:sz w:val="24"/>
        </w:rPr>
        <w:t xml:space="preserve">40. </w:t>
      </w:r>
      <w:r w:rsidRPr="00FD2558">
        <w:rPr>
          <w:sz w:val="24"/>
        </w:rPr>
        <w:tab/>
      </w:r>
      <w:r w:rsidRPr="00FD2558">
        <w:rPr>
          <w:b/>
          <w:bCs/>
          <w:sz w:val="24"/>
        </w:rPr>
        <w:t>Huynh H</w:t>
      </w:r>
      <w:r w:rsidRPr="00FD2558">
        <w:rPr>
          <w:sz w:val="24"/>
        </w:rPr>
        <w:t xml:space="preserve">, </w:t>
      </w:r>
      <w:proofErr w:type="spellStart"/>
      <w:r w:rsidRPr="00FD2558">
        <w:rPr>
          <w:b/>
          <w:bCs/>
          <w:sz w:val="24"/>
        </w:rPr>
        <w:t>Feldt</w:t>
      </w:r>
      <w:proofErr w:type="spellEnd"/>
      <w:r w:rsidRPr="00FD2558">
        <w:rPr>
          <w:b/>
          <w:bCs/>
          <w:sz w:val="24"/>
        </w:rPr>
        <w:t xml:space="preserve"> LS</w:t>
      </w:r>
      <w:r w:rsidRPr="00FD2558">
        <w:rPr>
          <w:sz w:val="24"/>
        </w:rPr>
        <w:t xml:space="preserve">. Estimation of the Box Correction for Degrees of Freedom from Sample Data in Randomized Block and Split-Plot Designs. </w:t>
      </w:r>
      <w:r w:rsidRPr="00FD2558">
        <w:rPr>
          <w:i/>
          <w:iCs/>
          <w:sz w:val="24"/>
        </w:rPr>
        <w:t>Journal of Educational Statistics</w:t>
      </w:r>
      <w:r w:rsidRPr="00FD2558">
        <w:rPr>
          <w:sz w:val="24"/>
        </w:rPr>
        <w:t xml:space="preserve"> 1: 69–82, 1976. </w:t>
      </w:r>
      <w:proofErr w:type="spellStart"/>
      <w:proofErr w:type="gramStart"/>
      <w:r w:rsidRPr="00FD2558">
        <w:rPr>
          <w:sz w:val="24"/>
        </w:rPr>
        <w:t>doi</w:t>
      </w:r>
      <w:proofErr w:type="spellEnd"/>
      <w:proofErr w:type="gramEnd"/>
      <w:r w:rsidRPr="00FD2558">
        <w:rPr>
          <w:sz w:val="24"/>
        </w:rPr>
        <w:t>: 10.3102/10769986001001069.</w:t>
      </w:r>
    </w:p>
    <w:p w14:paraId="0134C05B" w14:textId="77777777" w:rsidR="00FD2558" w:rsidRPr="00FD2558" w:rsidRDefault="00FD2558" w:rsidP="005D1DB8">
      <w:pPr>
        <w:pStyle w:val="Bibliographie"/>
        <w:ind w:hanging="362"/>
        <w:rPr>
          <w:sz w:val="24"/>
        </w:rPr>
      </w:pPr>
      <w:r w:rsidRPr="00FD2558">
        <w:rPr>
          <w:sz w:val="24"/>
        </w:rPr>
        <w:t xml:space="preserve">41. </w:t>
      </w:r>
      <w:r w:rsidRPr="00FD2558">
        <w:rPr>
          <w:sz w:val="24"/>
        </w:rPr>
        <w:tab/>
      </w:r>
      <w:proofErr w:type="spellStart"/>
      <w:r w:rsidRPr="00FD2558">
        <w:rPr>
          <w:b/>
          <w:bCs/>
          <w:sz w:val="24"/>
        </w:rPr>
        <w:t>Mauchly</w:t>
      </w:r>
      <w:proofErr w:type="spellEnd"/>
      <w:r w:rsidRPr="00FD2558">
        <w:rPr>
          <w:b/>
          <w:bCs/>
          <w:sz w:val="24"/>
        </w:rPr>
        <w:t xml:space="preserve"> JW</w:t>
      </w:r>
      <w:r w:rsidRPr="00FD2558">
        <w:rPr>
          <w:sz w:val="24"/>
        </w:rPr>
        <w:t xml:space="preserve">. Significance Test for </w:t>
      </w:r>
      <w:proofErr w:type="spellStart"/>
      <w:r w:rsidRPr="00FD2558">
        <w:rPr>
          <w:sz w:val="24"/>
        </w:rPr>
        <w:t>Sphericity</w:t>
      </w:r>
      <w:proofErr w:type="spellEnd"/>
      <w:r w:rsidRPr="00FD2558">
        <w:rPr>
          <w:sz w:val="24"/>
        </w:rPr>
        <w:t xml:space="preserve"> of a Normal n-Variate Distribution. </w:t>
      </w:r>
      <w:r w:rsidRPr="00FD2558">
        <w:rPr>
          <w:i/>
          <w:iCs/>
          <w:sz w:val="24"/>
        </w:rPr>
        <w:t>The Annals of Mathematical Statistics</w:t>
      </w:r>
      <w:r w:rsidRPr="00FD2558">
        <w:rPr>
          <w:sz w:val="24"/>
        </w:rPr>
        <w:t xml:space="preserve"> 11: 204–209, 1940. </w:t>
      </w:r>
      <w:proofErr w:type="spellStart"/>
      <w:proofErr w:type="gramStart"/>
      <w:r w:rsidRPr="00FD2558">
        <w:rPr>
          <w:sz w:val="24"/>
        </w:rPr>
        <w:t>doi</w:t>
      </w:r>
      <w:proofErr w:type="spellEnd"/>
      <w:proofErr w:type="gramEnd"/>
      <w:r w:rsidRPr="00FD2558">
        <w:rPr>
          <w:sz w:val="24"/>
        </w:rPr>
        <w:t>: 10.1214/</w:t>
      </w:r>
      <w:proofErr w:type="spellStart"/>
      <w:r w:rsidRPr="00FD2558">
        <w:rPr>
          <w:sz w:val="24"/>
        </w:rPr>
        <w:t>aoms</w:t>
      </w:r>
      <w:proofErr w:type="spellEnd"/>
      <w:r w:rsidRPr="00FD2558">
        <w:rPr>
          <w:sz w:val="24"/>
        </w:rPr>
        <w:t>/1177731915.</w:t>
      </w:r>
    </w:p>
    <w:p w14:paraId="5FC40141" w14:textId="77777777" w:rsidR="00FD2558" w:rsidRPr="00FD2558" w:rsidRDefault="00FD2558" w:rsidP="005D1DB8">
      <w:pPr>
        <w:pStyle w:val="Bibliographie"/>
        <w:ind w:hanging="362"/>
        <w:rPr>
          <w:sz w:val="24"/>
        </w:rPr>
      </w:pPr>
      <w:r w:rsidRPr="00FD2558">
        <w:rPr>
          <w:sz w:val="24"/>
        </w:rPr>
        <w:t xml:space="preserve">42. </w:t>
      </w:r>
      <w:r w:rsidRPr="00FD2558">
        <w:rPr>
          <w:sz w:val="24"/>
        </w:rPr>
        <w:tab/>
      </w:r>
      <w:proofErr w:type="spellStart"/>
      <w:r w:rsidRPr="00FD2558">
        <w:rPr>
          <w:b/>
          <w:bCs/>
          <w:sz w:val="24"/>
        </w:rPr>
        <w:t>Morice</w:t>
      </w:r>
      <w:proofErr w:type="spellEnd"/>
      <w:r w:rsidRPr="00FD2558">
        <w:rPr>
          <w:b/>
          <w:bCs/>
          <w:sz w:val="24"/>
        </w:rPr>
        <w:t xml:space="preserve"> AHP</w:t>
      </w:r>
      <w:r w:rsidRPr="00FD2558">
        <w:rPr>
          <w:sz w:val="24"/>
        </w:rPr>
        <w:t xml:space="preserve">, </w:t>
      </w:r>
      <w:proofErr w:type="spellStart"/>
      <w:r w:rsidRPr="00FD2558">
        <w:rPr>
          <w:b/>
          <w:bCs/>
          <w:sz w:val="24"/>
        </w:rPr>
        <w:t>Siegler</w:t>
      </w:r>
      <w:proofErr w:type="spellEnd"/>
      <w:r w:rsidRPr="00FD2558">
        <w:rPr>
          <w:b/>
          <w:bCs/>
          <w:sz w:val="24"/>
        </w:rPr>
        <w:t xml:space="preserve"> IA</w:t>
      </w:r>
      <w:r w:rsidRPr="00FD2558">
        <w:rPr>
          <w:sz w:val="24"/>
        </w:rPr>
        <w:t xml:space="preserve">, </w:t>
      </w:r>
      <w:proofErr w:type="spellStart"/>
      <w:r w:rsidRPr="00FD2558">
        <w:rPr>
          <w:b/>
          <w:bCs/>
          <w:sz w:val="24"/>
        </w:rPr>
        <w:t>Bardy</w:t>
      </w:r>
      <w:proofErr w:type="spellEnd"/>
      <w:r w:rsidRPr="00FD2558">
        <w:rPr>
          <w:b/>
          <w:bCs/>
          <w:sz w:val="24"/>
        </w:rPr>
        <w:t xml:space="preserve"> BG</w:t>
      </w:r>
      <w:r w:rsidRPr="00FD2558">
        <w:rPr>
          <w:sz w:val="24"/>
        </w:rPr>
        <w:t xml:space="preserve">, </w:t>
      </w:r>
      <w:r w:rsidRPr="00FD2558">
        <w:rPr>
          <w:b/>
          <w:bCs/>
          <w:sz w:val="24"/>
        </w:rPr>
        <w:t>Warren WH</w:t>
      </w:r>
      <w:r w:rsidRPr="00FD2558">
        <w:rPr>
          <w:sz w:val="24"/>
        </w:rPr>
        <w:t xml:space="preserve">. Learning new perception–action solutions in virtual ball bouncing. </w:t>
      </w:r>
      <w:proofErr w:type="spellStart"/>
      <w:r w:rsidRPr="00FD2558">
        <w:rPr>
          <w:i/>
          <w:iCs/>
          <w:sz w:val="24"/>
        </w:rPr>
        <w:t>Exp</w:t>
      </w:r>
      <w:proofErr w:type="spellEnd"/>
      <w:r w:rsidRPr="00FD2558">
        <w:rPr>
          <w:i/>
          <w:iCs/>
          <w:sz w:val="24"/>
        </w:rPr>
        <w:t xml:space="preserve"> Brain Res</w:t>
      </w:r>
      <w:r w:rsidRPr="00FD2558">
        <w:rPr>
          <w:sz w:val="24"/>
        </w:rPr>
        <w:t xml:space="preserve"> 181: 249–265, 2007. </w:t>
      </w:r>
      <w:proofErr w:type="spellStart"/>
      <w:proofErr w:type="gramStart"/>
      <w:r w:rsidRPr="00FD2558">
        <w:rPr>
          <w:sz w:val="24"/>
        </w:rPr>
        <w:t>doi</w:t>
      </w:r>
      <w:proofErr w:type="spellEnd"/>
      <w:proofErr w:type="gramEnd"/>
      <w:r w:rsidRPr="00FD2558">
        <w:rPr>
          <w:sz w:val="24"/>
        </w:rPr>
        <w:t>: 10.1007/s00221-007-0924-1.</w:t>
      </w:r>
    </w:p>
    <w:p w14:paraId="7D70FC2B" w14:textId="77777777" w:rsidR="00FD2558" w:rsidRPr="00FD2558" w:rsidRDefault="00FD2558" w:rsidP="005D1DB8">
      <w:pPr>
        <w:pStyle w:val="Bibliographie"/>
        <w:ind w:hanging="362"/>
        <w:rPr>
          <w:sz w:val="24"/>
        </w:rPr>
      </w:pPr>
      <w:r w:rsidRPr="00FD2558">
        <w:rPr>
          <w:sz w:val="24"/>
        </w:rPr>
        <w:t xml:space="preserve">43. </w:t>
      </w:r>
      <w:r w:rsidRPr="00FD2558">
        <w:rPr>
          <w:sz w:val="24"/>
        </w:rPr>
        <w:tab/>
      </w:r>
      <w:r w:rsidRPr="00FD2558">
        <w:rPr>
          <w:b/>
          <w:bCs/>
          <w:sz w:val="24"/>
        </w:rPr>
        <w:t>Hogan N</w:t>
      </w:r>
      <w:r w:rsidRPr="00FD2558">
        <w:rPr>
          <w:sz w:val="24"/>
        </w:rPr>
        <w:t xml:space="preserve">, </w:t>
      </w:r>
      <w:proofErr w:type="spellStart"/>
      <w:r w:rsidRPr="00FD2558">
        <w:rPr>
          <w:b/>
          <w:bCs/>
          <w:sz w:val="24"/>
        </w:rPr>
        <w:t>Sternad</w:t>
      </w:r>
      <w:proofErr w:type="spellEnd"/>
      <w:r w:rsidRPr="00FD2558">
        <w:rPr>
          <w:b/>
          <w:bCs/>
          <w:sz w:val="24"/>
        </w:rPr>
        <w:t xml:space="preserve"> D</w:t>
      </w:r>
      <w:r w:rsidRPr="00FD2558">
        <w:rPr>
          <w:sz w:val="24"/>
        </w:rPr>
        <w:t xml:space="preserve">. On rhythmic and discrete movements: reflections, definitions and implications for motor control. </w:t>
      </w:r>
      <w:proofErr w:type="spellStart"/>
      <w:r w:rsidRPr="00FD2558">
        <w:rPr>
          <w:i/>
          <w:iCs/>
          <w:sz w:val="24"/>
        </w:rPr>
        <w:t>Exp</w:t>
      </w:r>
      <w:proofErr w:type="spellEnd"/>
      <w:r w:rsidRPr="00FD2558">
        <w:rPr>
          <w:i/>
          <w:iCs/>
          <w:sz w:val="24"/>
        </w:rPr>
        <w:t xml:space="preserve"> Brain Res</w:t>
      </w:r>
      <w:r w:rsidRPr="00FD2558">
        <w:rPr>
          <w:sz w:val="24"/>
        </w:rPr>
        <w:t xml:space="preserve"> 181: 13–30, 2007. </w:t>
      </w:r>
      <w:proofErr w:type="spellStart"/>
      <w:proofErr w:type="gramStart"/>
      <w:r w:rsidRPr="00FD2558">
        <w:rPr>
          <w:sz w:val="24"/>
        </w:rPr>
        <w:t>doi</w:t>
      </w:r>
      <w:proofErr w:type="spellEnd"/>
      <w:proofErr w:type="gramEnd"/>
      <w:r w:rsidRPr="00FD2558">
        <w:rPr>
          <w:sz w:val="24"/>
        </w:rPr>
        <w:t>: 10.1007/s00221-007-0899-y.</w:t>
      </w:r>
    </w:p>
    <w:p w14:paraId="7286F5F4" w14:textId="77777777" w:rsidR="00FD2558" w:rsidRPr="00FD2558" w:rsidRDefault="00FD2558" w:rsidP="005D1DB8">
      <w:pPr>
        <w:pStyle w:val="Bibliographie"/>
        <w:ind w:hanging="362"/>
        <w:rPr>
          <w:sz w:val="24"/>
        </w:rPr>
      </w:pPr>
      <w:r w:rsidRPr="00FD2558">
        <w:rPr>
          <w:sz w:val="24"/>
        </w:rPr>
        <w:t xml:space="preserve">44. </w:t>
      </w:r>
      <w:r w:rsidRPr="00FD2558">
        <w:rPr>
          <w:sz w:val="24"/>
        </w:rPr>
        <w:tab/>
      </w:r>
      <w:proofErr w:type="spellStart"/>
      <w:r w:rsidRPr="00FD2558">
        <w:rPr>
          <w:b/>
          <w:bCs/>
          <w:sz w:val="24"/>
        </w:rPr>
        <w:t>Schaal</w:t>
      </w:r>
      <w:proofErr w:type="spellEnd"/>
      <w:r w:rsidRPr="00FD2558">
        <w:rPr>
          <w:b/>
          <w:bCs/>
          <w:sz w:val="24"/>
        </w:rPr>
        <w:t xml:space="preserve"> S</w:t>
      </w:r>
      <w:r w:rsidRPr="00FD2558">
        <w:rPr>
          <w:sz w:val="24"/>
        </w:rPr>
        <w:t xml:space="preserve">, </w:t>
      </w:r>
      <w:proofErr w:type="spellStart"/>
      <w:r w:rsidRPr="00FD2558">
        <w:rPr>
          <w:b/>
          <w:bCs/>
          <w:sz w:val="24"/>
        </w:rPr>
        <w:t>Sternad</w:t>
      </w:r>
      <w:proofErr w:type="spellEnd"/>
      <w:r w:rsidRPr="00FD2558">
        <w:rPr>
          <w:b/>
          <w:bCs/>
          <w:sz w:val="24"/>
        </w:rPr>
        <w:t xml:space="preserve"> D</w:t>
      </w:r>
      <w:r w:rsidRPr="00FD2558">
        <w:rPr>
          <w:sz w:val="24"/>
        </w:rPr>
        <w:t xml:space="preserve">, </w:t>
      </w:r>
      <w:proofErr w:type="spellStart"/>
      <w:r w:rsidRPr="00FD2558">
        <w:rPr>
          <w:b/>
          <w:bCs/>
          <w:sz w:val="24"/>
        </w:rPr>
        <w:t>Osu</w:t>
      </w:r>
      <w:proofErr w:type="spellEnd"/>
      <w:r w:rsidRPr="00FD2558">
        <w:rPr>
          <w:b/>
          <w:bCs/>
          <w:sz w:val="24"/>
        </w:rPr>
        <w:t xml:space="preserve"> R</w:t>
      </w:r>
      <w:r w:rsidRPr="00FD2558">
        <w:rPr>
          <w:sz w:val="24"/>
        </w:rPr>
        <w:t xml:space="preserve">, </w:t>
      </w:r>
      <w:proofErr w:type="spellStart"/>
      <w:r w:rsidRPr="00FD2558">
        <w:rPr>
          <w:b/>
          <w:bCs/>
          <w:sz w:val="24"/>
        </w:rPr>
        <w:t>Kawato</w:t>
      </w:r>
      <w:proofErr w:type="spellEnd"/>
      <w:r w:rsidRPr="00FD2558">
        <w:rPr>
          <w:b/>
          <w:bCs/>
          <w:sz w:val="24"/>
        </w:rPr>
        <w:t xml:space="preserve"> M</w:t>
      </w:r>
      <w:r w:rsidRPr="00FD2558">
        <w:rPr>
          <w:sz w:val="24"/>
        </w:rPr>
        <w:t xml:space="preserve">. Rhythmic arm movement is not discrete. </w:t>
      </w:r>
      <w:r w:rsidRPr="00FD2558">
        <w:rPr>
          <w:i/>
          <w:iCs/>
          <w:sz w:val="24"/>
        </w:rPr>
        <w:t xml:space="preserve">Nat </w:t>
      </w:r>
      <w:proofErr w:type="spellStart"/>
      <w:r w:rsidRPr="00FD2558">
        <w:rPr>
          <w:i/>
          <w:iCs/>
          <w:sz w:val="24"/>
        </w:rPr>
        <w:t>Neurosci</w:t>
      </w:r>
      <w:proofErr w:type="spellEnd"/>
      <w:r w:rsidRPr="00FD2558">
        <w:rPr>
          <w:sz w:val="24"/>
        </w:rPr>
        <w:t xml:space="preserve"> 7: 1136–1143, 2004. </w:t>
      </w:r>
      <w:proofErr w:type="spellStart"/>
      <w:proofErr w:type="gramStart"/>
      <w:r w:rsidRPr="00FD2558">
        <w:rPr>
          <w:sz w:val="24"/>
        </w:rPr>
        <w:t>doi</w:t>
      </w:r>
      <w:proofErr w:type="spellEnd"/>
      <w:proofErr w:type="gramEnd"/>
      <w:r w:rsidRPr="00FD2558">
        <w:rPr>
          <w:sz w:val="24"/>
        </w:rPr>
        <w:t>: 10.1038/nn1322.</w:t>
      </w:r>
    </w:p>
    <w:p w14:paraId="3E96870E" w14:textId="77777777" w:rsidR="00FD2558" w:rsidRPr="00FD2558" w:rsidRDefault="00FD2558" w:rsidP="005D1DB8">
      <w:pPr>
        <w:pStyle w:val="Bibliographie"/>
        <w:ind w:hanging="362"/>
        <w:rPr>
          <w:sz w:val="24"/>
        </w:rPr>
      </w:pPr>
      <w:r w:rsidRPr="00FD2558">
        <w:rPr>
          <w:sz w:val="24"/>
        </w:rPr>
        <w:t xml:space="preserve">45. </w:t>
      </w:r>
      <w:r w:rsidRPr="00FD2558">
        <w:rPr>
          <w:sz w:val="24"/>
        </w:rPr>
        <w:tab/>
      </w:r>
      <w:proofErr w:type="spellStart"/>
      <w:r w:rsidRPr="00FD2558">
        <w:rPr>
          <w:b/>
          <w:bCs/>
          <w:sz w:val="24"/>
        </w:rPr>
        <w:t>Degallier</w:t>
      </w:r>
      <w:proofErr w:type="spellEnd"/>
      <w:r w:rsidRPr="00FD2558">
        <w:rPr>
          <w:b/>
          <w:bCs/>
          <w:sz w:val="24"/>
        </w:rPr>
        <w:t xml:space="preserve"> S</w:t>
      </w:r>
      <w:r w:rsidRPr="00FD2558">
        <w:rPr>
          <w:sz w:val="24"/>
        </w:rPr>
        <w:t xml:space="preserve">, </w:t>
      </w:r>
      <w:proofErr w:type="spellStart"/>
      <w:r w:rsidRPr="00FD2558">
        <w:rPr>
          <w:b/>
          <w:bCs/>
          <w:sz w:val="24"/>
        </w:rPr>
        <w:t>Ijspeert</w:t>
      </w:r>
      <w:proofErr w:type="spellEnd"/>
      <w:r w:rsidRPr="00FD2558">
        <w:rPr>
          <w:b/>
          <w:bCs/>
          <w:sz w:val="24"/>
        </w:rPr>
        <w:t xml:space="preserve"> A</w:t>
      </w:r>
      <w:r w:rsidRPr="00FD2558">
        <w:rPr>
          <w:sz w:val="24"/>
        </w:rPr>
        <w:t xml:space="preserve">. Modeling discrete and rhythmic movements through motor primitives: a review. </w:t>
      </w:r>
      <w:proofErr w:type="spellStart"/>
      <w:r w:rsidRPr="00FD2558">
        <w:rPr>
          <w:i/>
          <w:iCs/>
          <w:sz w:val="24"/>
        </w:rPr>
        <w:t>Biol</w:t>
      </w:r>
      <w:proofErr w:type="spellEnd"/>
      <w:r w:rsidRPr="00FD2558">
        <w:rPr>
          <w:i/>
          <w:iCs/>
          <w:sz w:val="24"/>
        </w:rPr>
        <w:t xml:space="preserve"> </w:t>
      </w:r>
      <w:proofErr w:type="spellStart"/>
      <w:r w:rsidRPr="00FD2558">
        <w:rPr>
          <w:i/>
          <w:iCs/>
          <w:sz w:val="24"/>
        </w:rPr>
        <w:t>Cybern</w:t>
      </w:r>
      <w:proofErr w:type="spellEnd"/>
      <w:r w:rsidRPr="00FD2558">
        <w:rPr>
          <w:sz w:val="24"/>
        </w:rPr>
        <w:t xml:space="preserve"> 103: 319–338, 2010. </w:t>
      </w:r>
      <w:proofErr w:type="spellStart"/>
      <w:proofErr w:type="gramStart"/>
      <w:r w:rsidRPr="00FD2558">
        <w:rPr>
          <w:sz w:val="24"/>
        </w:rPr>
        <w:t>doi</w:t>
      </w:r>
      <w:proofErr w:type="spellEnd"/>
      <w:proofErr w:type="gramEnd"/>
      <w:r w:rsidRPr="00FD2558">
        <w:rPr>
          <w:sz w:val="24"/>
        </w:rPr>
        <w:t>: 10.1007/s00422-010-0403-9.</w:t>
      </w:r>
    </w:p>
    <w:p w14:paraId="2FC7EFD7" w14:textId="77777777" w:rsidR="00FD2558" w:rsidRPr="00FD2558" w:rsidRDefault="00FD2558" w:rsidP="005D1DB8">
      <w:pPr>
        <w:pStyle w:val="Bibliographie"/>
        <w:ind w:hanging="362"/>
        <w:rPr>
          <w:sz w:val="24"/>
        </w:rPr>
      </w:pPr>
      <w:r w:rsidRPr="00FD2558">
        <w:rPr>
          <w:sz w:val="24"/>
        </w:rPr>
        <w:t xml:space="preserve">46. </w:t>
      </w:r>
      <w:r w:rsidRPr="00FD2558">
        <w:rPr>
          <w:sz w:val="24"/>
        </w:rPr>
        <w:tab/>
      </w:r>
      <w:proofErr w:type="spellStart"/>
      <w:r w:rsidRPr="00FD2558">
        <w:rPr>
          <w:b/>
          <w:bCs/>
          <w:sz w:val="24"/>
        </w:rPr>
        <w:t>Sternad</w:t>
      </w:r>
      <w:proofErr w:type="spellEnd"/>
      <w:r w:rsidRPr="00FD2558">
        <w:rPr>
          <w:b/>
          <w:bCs/>
          <w:sz w:val="24"/>
        </w:rPr>
        <w:t xml:space="preserve"> D</w:t>
      </w:r>
      <w:r w:rsidRPr="00FD2558">
        <w:rPr>
          <w:sz w:val="24"/>
        </w:rPr>
        <w:t xml:space="preserve">, </w:t>
      </w:r>
      <w:r w:rsidRPr="00FD2558">
        <w:rPr>
          <w:b/>
          <w:bCs/>
          <w:sz w:val="24"/>
        </w:rPr>
        <w:t>Dean WJ</w:t>
      </w:r>
      <w:r w:rsidRPr="00FD2558">
        <w:rPr>
          <w:sz w:val="24"/>
        </w:rPr>
        <w:t xml:space="preserve">, </w:t>
      </w:r>
      <w:proofErr w:type="spellStart"/>
      <w:r w:rsidRPr="00FD2558">
        <w:rPr>
          <w:b/>
          <w:bCs/>
          <w:sz w:val="24"/>
        </w:rPr>
        <w:t>Schaal</w:t>
      </w:r>
      <w:proofErr w:type="spellEnd"/>
      <w:r w:rsidRPr="00FD2558">
        <w:rPr>
          <w:b/>
          <w:bCs/>
          <w:sz w:val="24"/>
        </w:rPr>
        <w:t xml:space="preserve"> S</w:t>
      </w:r>
      <w:r w:rsidRPr="00FD2558">
        <w:rPr>
          <w:sz w:val="24"/>
        </w:rPr>
        <w:t xml:space="preserve">. Interaction of rhythmic and discrete pattern generators in single-joint movements. </w:t>
      </w:r>
      <w:r w:rsidRPr="00FD2558">
        <w:rPr>
          <w:i/>
          <w:iCs/>
          <w:sz w:val="24"/>
        </w:rPr>
        <w:t>Human Movement Science</w:t>
      </w:r>
      <w:r w:rsidRPr="00FD2558">
        <w:rPr>
          <w:sz w:val="24"/>
        </w:rPr>
        <w:t xml:space="preserve"> 19: 627–664, 2000. </w:t>
      </w:r>
      <w:proofErr w:type="spellStart"/>
      <w:proofErr w:type="gramStart"/>
      <w:r w:rsidRPr="00FD2558">
        <w:rPr>
          <w:sz w:val="24"/>
        </w:rPr>
        <w:t>doi</w:t>
      </w:r>
      <w:proofErr w:type="spellEnd"/>
      <w:proofErr w:type="gramEnd"/>
      <w:r w:rsidRPr="00FD2558">
        <w:rPr>
          <w:sz w:val="24"/>
        </w:rPr>
        <w:t>: 10.1016/S0167-9457(00)00028-2.</w:t>
      </w:r>
    </w:p>
    <w:p w14:paraId="2448D716" w14:textId="77777777" w:rsidR="00FD2558" w:rsidRPr="00FD2558" w:rsidRDefault="00FD2558" w:rsidP="005D1DB8">
      <w:pPr>
        <w:pStyle w:val="Bibliographie"/>
        <w:ind w:hanging="362"/>
        <w:rPr>
          <w:sz w:val="24"/>
        </w:rPr>
      </w:pPr>
      <w:r w:rsidRPr="00FD2558">
        <w:rPr>
          <w:sz w:val="24"/>
        </w:rPr>
        <w:t xml:space="preserve">47. </w:t>
      </w:r>
      <w:r w:rsidRPr="00FD2558">
        <w:rPr>
          <w:sz w:val="24"/>
        </w:rPr>
        <w:tab/>
      </w:r>
      <w:proofErr w:type="spellStart"/>
      <w:r w:rsidRPr="00FD2558">
        <w:rPr>
          <w:b/>
          <w:bCs/>
          <w:sz w:val="24"/>
        </w:rPr>
        <w:t>Kuxhaus</w:t>
      </w:r>
      <w:proofErr w:type="spellEnd"/>
      <w:r w:rsidRPr="00FD2558">
        <w:rPr>
          <w:b/>
          <w:bCs/>
          <w:sz w:val="24"/>
        </w:rPr>
        <w:t xml:space="preserve"> L</w:t>
      </w:r>
      <w:r w:rsidRPr="00FD2558">
        <w:rPr>
          <w:sz w:val="24"/>
        </w:rPr>
        <w:t xml:space="preserve">, </w:t>
      </w:r>
      <w:r w:rsidRPr="00FD2558">
        <w:rPr>
          <w:b/>
          <w:bCs/>
          <w:sz w:val="24"/>
        </w:rPr>
        <w:t>Zeng S</w:t>
      </w:r>
      <w:r w:rsidRPr="00FD2558">
        <w:rPr>
          <w:sz w:val="24"/>
        </w:rPr>
        <w:t xml:space="preserve">, </w:t>
      </w:r>
      <w:r w:rsidRPr="00FD2558">
        <w:rPr>
          <w:b/>
          <w:bCs/>
          <w:sz w:val="24"/>
        </w:rPr>
        <w:t>Robinson CJ</w:t>
      </w:r>
      <w:r w:rsidRPr="00FD2558">
        <w:rPr>
          <w:sz w:val="24"/>
        </w:rPr>
        <w:t xml:space="preserve">. Dependence of elbow joint stiffness measurements on speed, angle, and muscle contraction level. </w:t>
      </w:r>
      <w:r w:rsidRPr="00FD2558">
        <w:rPr>
          <w:i/>
          <w:iCs/>
          <w:sz w:val="24"/>
        </w:rPr>
        <w:t xml:space="preserve">J </w:t>
      </w:r>
      <w:proofErr w:type="spellStart"/>
      <w:r w:rsidRPr="00FD2558">
        <w:rPr>
          <w:i/>
          <w:iCs/>
          <w:sz w:val="24"/>
        </w:rPr>
        <w:t>Biomech</w:t>
      </w:r>
      <w:proofErr w:type="spellEnd"/>
      <w:r w:rsidRPr="00FD2558">
        <w:rPr>
          <w:sz w:val="24"/>
        </w:rPr>
        <w:t xml:space="preserve"> 47: 1234–1237, 2014. </w:t>
      </w:r>
      <w:proofErr w:type="spellStart"/>
      <w:proofErr w:type="gramStart"/>
      <w:r w:rsidRPr="00FD2558">
        <w:rPr>
          <w:sz w:val="24"/>
        </w:rPr>
        <w:t>doi</w:t>
      </w:r>
      <w:proofErr w:type="spellEnd"/>
      <w:proofErr w:type="gramEnd"/>
      <w:r w:rsidRPr="00FD2558">
        <w:rPr>
          <w:sz w:val="24"/>
        </w:rPr>
        <w:t>: 10.1016/j.jbiomech.2013.12.008.</w:t>
      </w:r>
    </w:p>
    <w:p w14:paraId="0D620D23" w14:textId="2F3CA047" w:rsidR="002E47E6" w:rsidRPr="00E04D64" w:rsidRDefault="00FD2558" w:rsidP="005D1DB8">
      <w:pPr>
        <w:pStyle w:val="Bibliographie"/>
        <w:ind w:hanging="362"/>
        <w:rPr>
          <w:sz w:val="24"/>
          <w:szCs w:val="24"/>
        </w:rPr>
      </w:pPr>
      <w:r w:rsidRPr="00FD2558">
        <w:rPr>
          <w:sz w:val="24"/>
        </w:rPr>
        <w:t xml:space="preserve">48. </w:t>
      </w:r>
      <w:r w:rsidRPr="00FD2558">
        <w:rPr>
          <w:sz w:val="24"/>
        </w:rPr>
        <w:tab/>
      </w:r>
      <w:proofErr w:type="spellStart"/>
      <w:r w:rsidRPr="00FD2558">
        <w:rPr>
          <w:b/>
          <w:bCs/>
          <w:sz w:val="24"/>
        </w:rPr>
        <w:t>Piovesan</w:t>
      </w:r>
      <w:proofErr w:type="spellEnd"/>
      <w:r w:rsidRPr="00FD2558">
        <w:rPr>
          <w:b/>
          <w:bCs/>
          <w:sz w:val="24"/>
        </w:rPr>
        <w:t xml:space="preserve"> D</w:t>
      </w:r>
      <w:r w:rsidRPr="00FD2558">
        <w:rPr>
          <w:sz w:val="24"/>
        </w:rPr>
        <w:t xml:space="preserve">, </w:t>
      </w:r>
      <w:proofErr w:type="spellStart"/>
      <w:r w:rsidRPr="00FD2558">
        <w:rPr>
          <w:b/>
          <w:bCs/>
          <w:sz w:val="24"/>
        </w:rPr>
        <w:t>Pierobon</w:t>
      </w:r>
      <w:proofErr w:type="spellEnd"/>
      <w:r w:rsidRPr="00FD2558">
        <w:rPr>
          <w:b/>
          <w:bCs/>
          <w:sz w:val="24"/>
        </w:rPr>
        <w:t xml:space="preserve"> A</w:t>
      </w:r>
      <w:r w:rsidRPr="00FD2558">
        <w:rPr>
          <w:sz w:val="24"/>
        </w:rPr>
        <w:t xml:space="preserve">, </w:t>
      </w:r>
      <w:proofErr w:type="spellStart"/>
      <w:r w:rsidRPr="00FD2558">
        <w:rPr>
          <w:b/>
          <w:bCs/>
          <w:sz w:val="24"/>
        </w:rPr>
        <w:t>DiZio</w:t>
      </w:r>
      <w:proofErr w:type="spellEnd"/>
      <w:r w:rsidRPr="00FD2558">
        <w:rPr>
          <w:b/>
          <w:bCs/>
          <w:sz w:val="24"/>
        </w:rPr>
        <w:t xml:space="preserve"> P</w:t>
      </w:r>
      <w:r w:rsidRPr="00FD2558">
        <w:rPr>
          <w:sz w:val="24"/>
        </w:rPr>
        <w:t xml:space="preserve">, </w:t>
      </w:r>
      <w:proofErr w:type="spellStart"/>
      <w:r w:rsidRPr="00FD2558">
        <w:rPr>
          <w:b/>
          <w:bCs/>
          <w:sz w:val="24"/>
        </w:rPr>
        <w:t>Lackner</w:t>
      </w:r>
      <w:proofErr w:type="spellEnd"/>
      <w:r w:rsidRPr="00FD2558">
        <w:rPr>
          <w:b/>
          <w:bCs/>
          <w:sz w:val="24"/>
        </w:rPr>
        <w:t xml:space="preserve"> JR</w:t>
      </w:r>
      <w:r w:rsidRPr="00FD2558">
        <w:rPr>
          <w:sz w:val="24"/>
        </w:rPr>
        <w:t xml:space="preserve">. Measuring multi-joint stiffness during single movements: numerical validation of a novel time-frequency approach. </w:t>
      </w:r>
      <w:proofErr w:type="spellStart"/>
      <w:r w:rsidRPr="00FD2558">
        <w:rPr>
          <w:i/>
          <w:iCs/>
          <w:sz w:val="24"/>
        </w:rPr>
        <w:t>PLoS</w:t>
      </w:r>
      <w:proofErr w:type="spellEnd"/>
      <w:r w:rsidRPr="00FD2558">
        <w:rPr>
          <w:i/>
          <w:iCs/>
          <w:sz w:val="24"/>
        </w:rPr>
        <w:t xml:space="preserve"> One</w:t>
      </w:r>
      <w:r w:rsidRPr="00FD2558">
        <w:rPr>
          <w:sz w:val="24"/>
        </w:rPr>
        <w:t xml:space="preserve"> 7: e33086–e33086, 2012. </w:t>
      </w:r>
      <w:proofErr w:type="spellStart"/>
      <w:proofErr w:type="gramStart"/>
      <w:r w:rsidRPr="00FD2558">
        <w:rPr>
          <w:sz w:val="24"/>
        </w:rPr>
        <w:t>doi</w:t>
      </w:r>
      <w:proofErr w:type="spellEnd"/>
      <w:proofErr w:type="gramEnd"/>
      <w:r w:rsidRPr="00FD2558">
        <w:rPr>
          <w:sz w:val="24"/>
        </w:rPr>
        <w:t>: 10.1371/journal.pone.0033086.</w:t>
      </w:r>
      <w:r w:rsidR="005A4BBC" w:rsidRPr="00E04D64">
        <w:rPr>
          <w:sz w:val="24"/>
          <w:szCs w:val="24"/>
        </w:rPr>
        <w:fldChar w:fldCharType="end"/>
      </w:r>
    </w:p>
    <w:sectPr w:rsidR="002E47E6" w:rsidRPr="00E04D64" w:rsidSect="0074316B">
      <w:headerReference w:type="default" r:id="rId11"/>
      <w:footerReference w:type="default" r:id="rId12"/>
      <w:pgSz w:w="11907" w:h="16840" w:code="9"/>
      <w:pgMar w:top="880" w:right="1020" w:bottom="680" w:left="1020" w:header="476" w:footer="499"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uto" w:date="2022-04-07T09:10:00Z" w:initials="Auto">
    <w:p w14:paraId="46D47B40" w14:textId="136087A2" w:rsidR="009F4103" w:rsidRDefault="009F4103">
      <w:pPr>
        <w:pStyle w:val="Commentaire"/>
      </w:pPr>
      <w:r>
        <w:rPr>
          <w:rStyle w:val="Marquedecommentaire"/>
        </w:rPr>
        <w:annotationRef/>
      </w:r>
      <w:r>
        <w:t>We designed a new experimental setup that overcame this …</w:t>
      </w:r>
    </w:p>
  </w:comment>
  <w:comment w:id="13" w:author="Auto" w:date="2022-03-17T13:46:00Z" w:initials="Auto">
    <w:p w14:paraId="046BD4FF" w14:textId="7F0E6ED8" w:rsidR="00C876D5" w:rsidRPr="00136505" w:rsidRDefault="00C876D5">
      <w:pPr>
        <w:pStyle w:val="Commentaire"/>
        <w:rPr>
          <w:lang w:val="fr-FR"/>
        </w:rPr>
      </w:pPr>
      <w:r>
        <w:rPr>
          <w:rStyle w:val="Marquedecommentaire"/>
        </w:rPr>
        <w:annotationRef/>
      </w:r>
      <w:proofErr w:type="gramStart"/>
      <w:r w:rsidRPr="00136505">
        <w:rPr>
          <w:lang w:val="fr-FR"/>
        </w:rPr>
        <w:t>F(</w:t>
      </w:r>
      <w:proofErr w:type="gramEnd"/>
      <w:r w:rsidRPr="00136505">
        <w:rPr>
          <w:lang w:val="fr-FR"/>
        </w:rPr>
        <w:t>2.6,158)=1.5, p=0.23, eta^2=0.005</w:t>
      </w:r>
    </w:p>
  </w:comment>
  <w:comment w:id="14" w:author="Auto" w:date="2022-03-17T15:26:00Z" w:initials="Auto">
    <w:p w14:paraId="6DA5A749" w14:textId="79100567" w:rsidR="00C876D5" w:rsidRPr="00C248D5" w:rsidRDefault="00C876D5">
      <w:pPr>
        <w:pStyle w:val="Commentaire"/>
        <w:rPr>
          <w:lang w:val="fr-FR"/>
        </w:rPr>
      </w:pPr>
      <w:r>
        <w:rPr>
          <w:rStyle w:val="Marquedecommentaire"/>
        </w:rPr>
        <w:annotationRef/>
      </w:r>
      <w:r w:rsidRPr="00C248D5">
        <w:rPr>
          <w:lang w:val="fr-FR"/>
        </w:rPr>
        <w:t>(</w:t>
      </w:r>
      <m:oMath>
        <m:r>
          <w:rPr>
            <w:rFonts w:ascii="Cambria Math" w:hAnsi="Cambria Math"/>
          </w:rPr>
          <m:t>p</m:t>
        </m:r>
        <m:r>
          <w:rPr>
            <w:rFonts w:ascii="Cambria Math" w:hAnsi="Cambria Math"/>
            <w:lang w:val="fr-FR"/>
          </w:rPr>
          <m:t>=0.071</m:t>
        </m:r>
      </m:oMath>
      <w:r w:rsidRPr="00C248D5">
        <w:rPr>
          <w:lang w:val="fr-FR"/>
        </w:rPr>
        <w:t>)</w:t>
      </w:r>
    </w:p>
  </w:comment>
  <w:comment w:id="15" w:author="Auto" w:date="2022-03-17T15:26:00Z" w:initials="Auto">
    <w:p w14:paraId="5F787FEB" w14:textId="4F12F7E0" w:rsidR="00C876D5" w:rsidRPr="00381D8D" w:rsidRDefault="00C876D5">
      <w:pPr>
        <w:pStyle w:val="Commentaire"/>
        <w:rPr>
          <w:lang w:val="fr-FR"/>
        </w:rPr>
      </w:pPr>
      <w:r>
        <w:rPr>
          <w:rStyle w:val="Marquedecommentaire"/>
        </w:rPr>
        <w:annotationRef/>
      </w:r>
      <w:r w:rsidRPr="00381D8D">
        <w:rPr>
          <w:lang w:val="fr-FR"/>
        </w:rPr>
        <w:t>(</w:t>
      </w:r>
      <m:oMath>
        <m:r>
          <w:rPr>
            <w:rFonts w:ascii="Cambria Math" w:hAnsi="Cambria Math"/>
          </w:rPr>
          <m:t>p</m:t>
        </m:r>
        <m:r>
          <w:rPr>
            <w:rFonts w:ascii="Cambria Math" w:hAnsi="Cambria Math"/>
            <w:lang w:val="fr-FR"/>
          </w:rPr>
          <m:t>=0.355</m:t>
        </m:r>
      </m:oMath>
      <w:r w:rsidRPr="00381D8D">
        <w:rPr>
          <w:lang w:val="fr-FR"/>
        </w:rPr>
        <w:t>)</w:t>
      </w:r>
    </w:p>
  </w:comment>
  <w:comment w:id="16" w:author="Auto" w:date="2022-03-17T15:26:00Z" w:initials="Auto">
    <w:p w14:paraId="2A29EE04" w14:textId="0CF71338" w:rsidR="00C876D5" w:rsidRPr="00381D8D" w:rsidRDefault="00C876D5">
      <w:pPr>
        <w:pStyle w:val="Commentaire"/>
        <w:rPr>
          <w:lang w:val="fr-FR"/>
        </w:rPr>
      </w:pPr>
      <w:r>
        <w:rPr>
          <w:rStyle w:val="Marquedecommentaire"/>
        </w:rPr>
        <w:annotationRef/>
      </w:r>
      <w:r w:rsidRPr="00381D8D">
        <w:rPr>
          <w:lang w:val="fr-FR"/>
        </w:rPr>
        <w:t>(</w:t>
      </w:r>
      <m:oMath>
        <m:r>
          <w:rPr>
            <w:rFonts w:ascii="Cambria Math" w:hAnsi="Cambria Math"/>
          </w:rPr>
          <m:t>p</m:t>
        </m:r>
        <m:r>
          <w:rPr>
            <w:rFonts w:ascii="Cambria Math" w:hAnsi="Cambria Math"/>
            <w:lang w:val="fr-FR"/>
          </w:rPr>
          <m:t>=0.140</m:t>
        </m:r>
      </m:oMath>
      <w:r w:rsidRPr="00381D8D">
        <w:rPr>
          <w:lang w:val="fr-FR"/>
        </w:rPr>
        <w:t>)</w:t>
      </w:r>
    </w:p>
  </w:comment>
  <w:comment w:id="17" w:author="Auto" w:date="2022-03-17T17:17:00Z" w:initials="Auto">
    <w:p w14:paraId="5A069A90" w14:textId="72B1A589" w:rsidR="00C876D5" w:rsidRPr="00381D8D" w:rsidRDefault="00C876D5">
      <w:pPr>
        <w:pStyle w:val="Commentaire"/>
        <w:rPr>
          <w:lang w:val="fr-FR"/>
        </w:rPr>
      </w:pPr>
      <w:r>
        <w:rPr>
          <w:rStyle w:val="Marquedecommentaire"/>
        </w:rPr>
        <w:annotationRef/>
      </w:r>
      <w:r w:rsidRPr="00381D8D">
        <w:rPr>
          <w:lang w:val="fr-FR"/>
        </w:rPr>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lang w:val="fr-FR"/>
          </w:rPr>
          <m:t>≤0.025</m:t>
        </m:r>
      </m:oMath>
      <w:r w:rsidRPr="00381D8D">
        <w:rPr>
          <w:lang w:val="fr-FR"/>
        </w:rPr>
        <w:t>)</w:t>
      </w:r>
      <w:r>
        <w:rPr>
          <w:rStyle w:val="Marquedecommentaire"/>
        </w:rPr>
        <w:annotationRef/>
      </w:r>
    </w:p>
  </w:comment>
  <w:comment w:id="19" w:author="Auto" w:date="2022-03-17T14:44:00Z" w:initials="Auto">
    <w:p w14:paraId="66DAFC60" w14:textId="74C51A0D" w:rsidR="00C876D5" w:rsidRDefault="00C876D5">
      <w:pPr>
        <w:pStyle w:val="Commentaire"/>
      </w:pPr>
      <w:r>
        <w:rPr>
          <w:rStyle w:val="Marquedecommentaire"/>
        </w:rPr>
        <w:annotationRef/>
      </w:r>
      <w:r w:rsidRPr="00CB0281">
        <w:t xml:space="preserve">The mixed ANOVA about the endpoint stiffness revealed no significant effect </w:t>
      </w:r>
      <w:proofErr w:type="gramStart"/>
      <w:r w:rsidRPr="00CB0281">
        <w:t xml:space="preserve">of </w:t>
      </w:r>
      <w:proofErr w:type="gramEnd"/>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oMath>
      <w:r w:rsidRPr="00CB0281">
        <w:t>,</w:t>
      </w:r>
      <m:oMath>
        <m:r>
          <w:rPr>
            <w:rFonts w:ascii="Cambria Math" w:hAnsi="Cambria Math"/>
          </w:rPr>
          <m:t xml:space="preserve"> F</m:t>
        </m:r>
        <m:d>
          <m:dPr>
            <m:ctrlPr>
              <w:rPr>
                <w:rFonts w:ascii="Cambria Math" w:hAnsi="Cambria Math"/>
                <w:i/>
              </w:rPr>
            </m:ctrlPr>
          </m:dPr>
          <m:e>
            <m:r>
              <w:rPr>
                <w:rFonts w:ascii="Cambria Math" w:hAnsi="Cambria Math"/>
              </w:rPr>
              <m:t>1,28</m:t>
            </m:r>
          </m:e>
        </m:d>
        <m:r>
          <w:rPr>
            <w:rFonts w:ascii="Cambria Math" w:hAnsi="Cambria Math"/>
          </w:rPr>
          <m:t xml:space="preserve">=0.6, p=0.432,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=0.006</m:t>
        </m:r>
      </m:oMath>
      <w:r>
        <w:t xml:space="preserve">, of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p=0.681</m:t>
        </m:r>
      </m:oMath>
      <w:r w:rsidRPr="00CB0281">
        <w:t xml:space="preserve">) </w:t>
      </w:r>
      <w:r>
        <w:t xml:space="preserve"> and no significant </w:t>
      </w:r>
      <w:r w:rsidRPr="00CB0281">
        <w:t>interaction  (</w:t>
      </w:r>
      <m:oMath>
        <m:r>
          <w:rPr>
            <w:rFonts w:ascii="Cambria Math" w:hAnsi="Cambria Math"/>
          </w:rPr>
          <m:t>p=0.836</m:t>
        </m:r>
      </m:oMath>
      <w:r w:rsidRPr="00CB0281">
        <w:t>).</w:t>
      </w:r>
    </w:p>
  </w:comment>
  <w:comment w:id="20" w:author="Auto" w:date="2022-03-17T14:45:00Z" w:initials="Auto">
    <w:p w14:paraId="40A85432" w14:textId="77777777" w:rsidR="00C876D5" w:rsidRPr="00CB0281" w:rsidRDefault="00C876D5" w:rsidP="00100CFF">
      <w:pPr>
        <w:pStyle w:val="Corpsdetexte"/>
        <w:spacing w:before="111" w:line="360" w:lineRule="auto"/>
        <w:ind w:left="142" w:firstLine="284"/>
        <w:jc w:val="both"/>
      </w:pPr>
      <w:r>
        <w:rPr>
          <w:rStyle w:val="Marquedecommentaire"/>
        </w:rPr>
        <w:annotationRef/>
      </w:r>
      <w:r w:rsidRPr="00CB0281">
        <w:t xml:space="preserve">The mixed ANOVA about the endpoint damping revealed no significant effect of the main </w:t>
      </w:r>
      <w:proofErr w:type="gramStart"/>
      <w:r w:rsidRPr="00CB0281">
        <w:t xml:space="preserve">factor </w:t>
      </w:r>
      <w:proofErr w:type="gramEnd"/>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oMath>
      <w:r w:rsidRPr="00CB0281">
        <w:t>,</w:t>
      </w:r>
      <m:oMath>
        <m:r>
          <w:rPr>
            <w:rFonts w:ascii="Cambria Math" w:hAnsi="Cambria Math"/>
          </w:rPr>
          <m:t xml:space="preserve"> F</m:t>
        </m:r>
        <m:d>
          <m:dPr>
            <m:ctrlPr>
              <w:rPr>
                <w:rFonts w:ascii="Cambria Math" w:hAnsi="Cambria Math"/>
                <w:i/>
              </w:rPr>
            </m:ctrlPr>
          </m:dPr>
          <m:e>
            <m:r>
              <w:rPr>
                <w:rFonts w:ascii="Cambria Math" w:hAnsi="Cambria Math"/>
              </w:rPr>
              <m:t>1,28</m:t>
            </m:r>
          </m:e>
        </m:d>
        <m:r>
          <w:rPr>
            <w:rFonts w:ascii="Cambria Math" w:hAnsi="Cambria Math"/>
          </w:rPr>
          <m:t xml:space="preserve">=3.0, p=0.092,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=0.028</m:t>
        </m:r>
      </m:oMath>
      <w:r w:rsidRPr="00CB0281">
        <w:t xml:space="preserve">. Neither the effect of performances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p=0.183</m:t>
        </m:r>
      </m:oMath>
      <w:r w:rsidRPr="00CB0281">
        <w:t xml:space="preserve">) nor the interaction </w:t>
      </w:r>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w:r w:rsidRPr="00CB0281">
        <w:t xml:space="preserve"> (</w:t>
      </w:r>
      <m:oMath>
        <m:r>
          <w:rPr>
            <w:rFonts w:ascii="Cambria Math" w:hAnsi="Cambria Math"/>
          </w:rPr>
          <m:t>p=0.725</m:t>
        </m:r>
      </m:oMath>
      <w:r w:rsidRPr="00CB0281">
        <w:t xml:space="preserve">) </w:t>
      </w:r>
      <w:r>
        <w:t>was</w:t>
      </w:r>
      <w:r w:rsidRPr="00CB0281">
        <w:t xml:space="preserve"> significant. </w:t>
      </w:r>
    </w:p>
    <w:p w14:paraId="681E2392" w14:textId="6747983D" w:rsidR="00C876D5" w:rsidRDefault="00C876D5">
      <w:pPr>
        <w:pStyle w:val="Commentaire"/>
      </w:pPr>
    </w:p>
  </w:comment>
  <w:comment w:id="21" w:author="Auto" w:date="2022-03-17T14:46:00Z" w:initials="Auto">
    <w:p w14:paraId="51BD3EE0" w14:textId="07C4BEE9" w:rsidR="00C876D5" w:rsidRDefault="00C876D5">
      <w:pPr>
        <w:pStyle w:val="Commentaire"/>
      </w:pPr>
      <w:r>
        <w:rPr>
          <w:rStyle w:val="Marquedecommentaire"/>
        </w:rPr>
        <w:annotationRef/>
      </w:r>
      <w:r w:rsidRPr="00CB0281">
        <w:t>(</w:t>
      </w:r>
      <m:oMath>
        <m:r>
          <w:rPr>
            <w:rFonts w:ascii="Cambria Math" w:hAnsi="Cambria Math"/>
          </w:rPr>
          <m:t>p=0.761</m:t>
        </m:r>
      </m:oMath>
      <w:r>
        <w:t>)</w:t>
      </w:r>
    </w:p>
  </w:comment>
  <w:comment w:id="22" w:author="Auto" w:date="2022-03-17T14:46:00Z" w:initials="Auto">
    <w:p w14:paraId="1F145E7F" w14:textId="42C1DCCE" w:rsidR="00C876D5" w:rsidRDefault="00C876D5">
      <w:pPr>
        <w:pStyle w:val="Commentaire"/>
      </w:pPr>
      <w:r>
        <w:rPr>
          <w:rStyle w:val="Marquedecommentaire"/>
        </w:rPr>
        <w:annotationRef/>
      </w:r>
      <w:r w:rsidRPr="00CB0281">
        <w:t>(</w:t>
      </w:r>
      <m:oMath>
        <m:r>
          <w:rPr>
            <w:rFonts w:ascii="Cambria Math" w:hAnsi="Cambria Math"/>
          </w:rPr>
          <m:t>p=0.767</m:t>
        </m:r>
      </m:oMath>
      <w:r w:rsidRPr="00CB0281">
        <w:t>)</w:t>
      </w:r>
    </w:p>
  </w:comment>
  <w:comment w:id="23" w:author="Auto" w:date="2022-03-17T14:48:00Z" w:initials="Auto">
    <w:p w14:paraId="202881FC" w14:textId="501A2F17" w:rsidR="00C876D5" w:rsidRDefault="00C876D5">
      <w:pPr>
        <w:pStyle w:val="Commentaire"/>
      </w:pPr>
      <w:r>
        <w:rPr>
          <w:rStyle w:val="Marquedecommentaire"/>
        </w:rPr>
        <w:annotationRef/>
      </w:r>
      <m:oMath>
        <m:r>
          <w:rPr>
            <w:rFonts w:ascii="Cambria Math" w:hAnsi="Cambria Math"/>
          </w:rPr>
          <m:t>F</m:t>
        </m:r>
        <m:d>
          <m:dPr>
            <m:ctrlPr>
              <w:rPr>
                <w:rFonts w:ascii="Cambria Math" w:hAnsi="Cambria Math"/>
                <w:i/>
              </w:rPr>
            </m:ctrlPr>
          </m:dPr>
          <m:e>
            <m:r>
              <w:rPr>
                <w:rFonts w:ascii="Cambria Math" w:hAnsi="Cambria Math"/>
              </w:rPr>
              <m:t>2,28</m:t>
            </m:r>
          </m:e>
        </m:d>
        <m:r>
          <w:rPr>
            <w:rFonts w:ascii="Cambria Math" w:hAnsi="Cambria Math"/>
          </w:rPr>
          <m:t xml:space="preserve">=2.7, p=0.086, </m:t>
        </m:r>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=0.161</m:t>
        </m:r>
      </m:oMath>
    </w:p>
  </w:comment>
  <w:comment w:id="24" w:author="Auto" w:date="2022-03-18T09:27:00Z" w:initials="Auto">
    <w:p w14:paraId="210FB083" w14:textId="1EC9D689" w:rsidR="00C876D5" w:rsidRPr="00155572" w:rsidRDefault="00C876D5">
      <w:pPr>
        <w:pStyle w:val="Commentaire"/>
        <w:rPr>
          <w:lang w:val="fr-FR"/>
        </w:rPr>
      </w:pPr>
      <w:r>
        <w:rPr>
          <w:rStyle w:val="Marquedecommentaire"/>
        </w:rPr>
        <w:annotationRef/>
      </w:r>
      <w:r w:rsidRPr="00155572">
        <w:rPr>
          <w:lang w:val="fr-FR"/>
        </w:rPr>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lang w:val="fr-FR"/>
          </w:rPr>
          <m:t>≤0.016</m:t>
        </m:r>
      </m:oMath>
      <w:r w:rsidRPr="00155572">
        <w:rPr>
          <w:lang w:val="fr-FR"/>
        </w:rPr>
        <w:t>)</w:t>
      </w:r>
    </w:p>
  </w:comment>
  <w:comment w:id="25" w:author="Auto" w:date="2022-03-17T15:48:00Z" w:initials="Auto">
    <w:p w14:paraId="39C7E86B" w14:textId="4BA8ABB1" w:rsidR="00C876D5" w:rsidRDefault="00C876D5">
      <w:pPr>
        <w:pStyle w:val="Commentaire"/>
      </w:pPr>
      <w:r>
        <w:rPr>
          <w:rStyle w:val="Marquedecommentaire"/>
        </w:rPr>
        <w:annotationRef/>
      </w:r>
      <w:r w:rsidRPr="00CB0281">
        <w:t>(</w:t>
      </w:r>
      <m:oMath>
        <m:r>
          <w:rPr>
            <w:rFonts w:ascii="Cambria Math" w:hAnsi="Cambria Math"/>
          </w:rPr>
          <m:t>p=0.831</m:t>
        </m:r>
      </m:oMath>
      <w:r w:rsidRPr="00CB0281">
        <w:t>)</w:t>
      </w:r>
    </w:p>
  </w:comment>
  <w:comment w:id="26" w:author="Auto" w:date="2022-03-17T15:49:00Z" w:initials="Auto">
    <w:p w14:paraId="269DFEA9" w14:textId="19C4A706" w:rsidR="00C876D5" w:rsidRDefault="00C876D5">
      <w:pPr>
        <w:pStyle w:val="Commentaire"/>
      </w:pPr>
      <w:r>
        <w:rPr>
          <w:rStyle w:val="Marquedecommentaire"/>
        </w:rPr>
        <w:annotationRef/>
      </w:r>
      <w:r w:rsidRPr="00CB0281">
        <w:t>(</w:t>
      </w:r>
      <m:oMath>
        <m:r>
          <w:rPr>
            <w:rFonts w:ascii="Cambria Math" w:hAnsi="Cambria Math"/>
          </w:rPr>
          <m:t>p=0.646</m:t>
        </m:r>
      </m:oMath>
      <w:r w:rsidRPr="00CB0281">
        <w:t>)</w:t>
      </w:r>
    </w:p>
  </w:comment>
  <w:comment w:id="27" w:author="Auto" w:date="2022-03-17T15:49:00Z" w:initials="Auto">
    <w:p w14:paraId="6A51B834" w14:textId="1BB3C492"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28" w:author="Auto" w:date="2022-03-17T15:50:00Z" w:initials="Auto">
    <w:p w14:paraId="2743BC47" w14:textId="091F1E90" w:rsidR="00C876D5" w:rsidRDefault="00C876D5">
      <w:pPr>
        <w:pStyle w:val="Commentaire"/>
      </w:pPr>
      <w:r>
        <w:rPr>
          <w:rStyle w:val="Marquedecommentaire"/>
        </w:rPr>
        <w:annotationRef/>
      </w:r>
      <w:r w:rsidRPr="00CB0281">
        <w:t>(</w:t>
      </w:r>
      <m:oMath>
        <m:sSub>
          <m:sSubPr>
            <m:ctrlPr>
              <w:rPr>
                <w:rFonts w:ascii="Cambria Math" w:hAnsi="Cambria Math"/>
                <w:i/>
              </w:rPr>
            </m:ctrlPr>
          </m:sSubPr>
          <m:e>
            <m:r>
              <w:rPr>
                <w:rFonts w:ascii="Cambria Math" w:hAnsi="Cambria Math"/>
              </w:rPr>
              <m:t>p</m:t>
            </m:r>
          </m:e>
          <m:sub>
            <m:r>
              <w:rPr>
                <w:rFonts w:ascii="Cambria Math" w:hAnsi="Cambria Math"/>
              </w:rPr>
              <m:t>holm</m:t>
            </m:r>
          </m:sub>
        </m:sSub>
        <m:r>
          <w:rPr>
            <w:rFonts w:ascii="Cambria Math" w:hAnsi="Cambria Math"/>
          </w:rPr>
          <m:t>=0.045</m:t>
        </m:r>
      </m:oMath>
      <w:r w:rsidRPr="00CB0281">
        <w:t>)</w:t>
      </w:r>
    </w:p>
  </w:comment>
  <w:comment w:id="29" w:author="Auto" w:date="2022-03-17T15:50:00Z" w:initials="Auto">
    <w:p w14:paraId="022AD421" w14:textId="0A21EED4" w:rsidR="00C876D5" w:rsidRDefault="00C876D5">
      <w:pPr>
        <w:pStyle w:val="Commentaire"/>
      </w:pPr>
      <w:r>
        <w:rPr>
          <w:rStyle w:val="Marquedecommentaire"/>
        </w:rPr>
        <w:annotationRef/>
      </w:r>
      <w:r w:rsidRPr="00CB0281">
        <w:t>(</w:t>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=0.067</m:t>
        </m:r>
      </m:oMath>
      <w:r w:rsidRPr="00CB0281">
        <w:t>)</w:t>
      </w:r>
    </w:p>
  </w:comment>
  <w:comment w:id="30" w:author="Auto" w:date="2022-03-17T15:51:00Z" w:initials="Auto">
    <w:p w14:paraId="365EC8DD" w14:textId="2DEA3158" w:rsidR="00C876D5" w:rsidRDefault="00C876D5">
      <w:pPr>
        <w:pStyle w:val="Commentaire"/>
      </w:pPr>
      <w:r>
        <w:rPr>
          <w:rStyle w:val="Marquedecommentaire"/>
        </w:rPr>
        <w:annotationRef/>
      </w:r>
      <w:r w:rsidRPr="00CB0281">
        <w:t>(</w:t>
      </w:r>
      <m:oMath>
        <m:r>
          <w:rPr>
            <w:rFonts w:ascii="Cambria Math" w:hAnsi="Cambria Math"/>
          </w:rPr>
          <m:t>p=0.629</m:t>
        </m:r>
      </m:oMath>
      <w:r w:rsidRPr="00CB0281">
        <w:t>)</w:t>
      </w:r>
    </w:p>
  </w:comment>
  <w:comment w:id="31" w:author="Auto" w:date="2022-03-17T15:51:00Z" w:initials="Auto">
    <w:p w14:paraId="10B6130C" w14:textId="515D6DD9"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=0.004</m:t>
        </m:r>
      </m:oMath>
    </w:p>
  </w:comment>
  <w:comment w:id="32" w:author="Auto" w:date="2022-03-17T15:51:00Z" w:initials="Auto">
    <w:p w14:paraId="1A532C20" w14:textId="77777777" w:rsidR="00C876D5" w:rsidRDefault="00C876D5" w:rsidP="00D31044">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=0.014</m:t>
        </m:r>
      </m:oMath>
    </w:p>
  </w:comment>
  <w:comment w:id="33" w:author="Auto" w:date="2022-03-17T15:52:00Z" w:initials="Auto">
    <w:p w14:paraId="1B464C88" w14:textId="67E52CD1"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=0.024</m:t>
        </m:r>
      </m:oMath>
    </w:p>
  </w:comment>
  <w:comment w:id="34" w:author="Auto" w:date="2022-03-17T15:52:00Z" w:initials="Auto">
    <w:p w14:paraId="58972484" w14:textId="4D02EBBD"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=0.014</m:t>
        </m:r>
      </m:oMath>
    </w:p>
  </w:comment>
  <w:comment w:id="35" w:author="Auto" w:date="2022-03-17T15:53:00Z" w:initials="Auto">
    <w:p w14:paraId="1C2A2922" w14:textId="685E2F9C" w:rsidR="00C876D5" w:rsidRDefault="00C876D5">
      <w:pPr>
        <w:pStyle w:val="Commentaire"/>
      </w:pPr>
      <w:r>
        <w:rPr>
          <w:rStyle w:val="Marquedecommentaire"/>
        </w:rPr>
        <w:annotationRef/>
      </w:r>
      <w:r w:rsidRPr="00CB0281">
        <w:t>(</w:t>
      </w:r>
      <m:oMath>
        <m:r>
          <w:rPr>
            <w:rFonts w:ascii="Cambria Math" w:hAnsi="Cambria Math"/>
          </w:rPr>
          <m:t>p=0.641</m:t>
        </m:r>
      </m:oMath>
      <w:r w:rsidRPr="00CB0281">
        <w:t>)</w:t>
      </w:r>
    </w:p>
  </w:comment>
  <w:comment w:id="36" w:author="Auto" w:date="2022-03-17T15:53:00Z" w:initials="Auto">
    <w:p w14:paraId="1982B0B8" w14:textId="4A25D15F" w:rsidR="00C876D5" w:rsidRDefault="00C876D5">
      <w:pPr>
        <w:pStyle w:val="Commentaire"/>
      </w:pPr>
      <w:r>
        <w:rPr>
          <w:rStyle w:val="Marquedecommentaire"/>
        </w:rPr>
        <w:annotationRef/>
      </w:r>
      <w:r w:rsidRPr="00CB0281">
        <w:t>(</w:t>
      </w:r>
      <m:oMath>
        <m:r>
          <w:rPr>
            <w:rFonts w:ascii="Cambria Math" w:hAnsi="Cambria Math"/>
          </w:rPr>
          <m:t>p=0.582</m:t>
        </m:r>
      </m:oMath>
      <w:r w:rsidRPr="00CB0281">
        <w:t>)</w:t>
      </w:r>
    </w:p>
  </w:comment>
  <w:comment w:id="37" w:author="Auto" w:date="2022-03-17T15:53:00Z" w:initials="Auto">
    <w:p w14:paraId="38C6EFF4" w14:textId="13A77E0D"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38" w:author="Auto" w:date="2022-03-17T15:53:00Z" w:initials="Auto">
    <w:p w14:paraId="079B62D9" w14:textId="015219CE"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0" w:author="Auto" w:date="2022-03-17T15:54:00Z" w:initials="Auto">
    <w:p w14:paraId="7BC2FE8C" w14:textId="239F67B4" w:rsidR="00C876D5" w:rsidRDefault="00C876D5">
      <w:pPr>
        <w:pStyle w:val="Commentaire"/>
      </w:pPr>
      <w:r>
        <w:rPr>
          <w:rStyle w:val="Marquedecommentaire"/>
        </w:rPr>
        <w:annotationRef/>
      </w:r>
      <w:r w:rsidRPr="00CB0281">
        <w:t>(</w:t>
      </w:r>
      <m:oMath>
        <m:r>
          <w:rPr>
            <w:rFonts w:ascii="Cambria Math" w:hAnsi="Cambria Math"/>
          </w:rPr>
          <m:t>p=0.675</m:t>
        </m:r>
      </m:oMath>
      <w:r w:rsidRPr="00CB0281">
        <w:t>)</w:t>
      </w:r>
    </w:p>
  </w:comment>
  <w:comment w:id="41" w:author="Auto" w:date="2022-03-17T15:54:00Z" w:initials="Auto">
    <w:p w14:paraId="3F9A7863" w14:textId="13597868" w:rsidR="00C876D5" w:rsidRDefault="00C876D5">
      <w:pPr>
        <w:pStyle w:val="Commentaire"/>
      </w:pPr>
      <w:r>
        <w:rPr>
          <w:rStyle w:val="Marquedecommentaire"/>
        </w:rPr>
        <w:annotationRef/>
      </w:r>
      <w:r w:rsidRPr="00CB0281">
        <w:t>(</w:t>
      </w:r>
      <m:oMath>
        <m:r>
          <w:rPr>
            <w:rFonts w:ascii="Cambria Math" w:hAnsi="Cambria Math"/>
          </w:rPr>
          <m:t>p=0.819</m:t>
        </m:r>
      </m:oMath>
      <w:r w:rsidRPr="00CB0281">
        <w:t>)</w:t>
      </w:r>
    </w:p>
  </w:comment>
  <w:comment w:id="42" w:author="Auto" w:date="2022-03-17T15:55:00Z" w:initials="Auto">
    <w:p w14:paraId="474F16B7" w14:textId="3F82D7CB"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3" w:author="Auto" w:date="2022-03-17T15:55:00Z" w:initials="Auto">
    <w:p w14:paraId="479811FD" w14:textId="2FFD501E" w:rsidR="00C876D5" w:rsidRDefault="00C876D5">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4" w:author="Auto" w:date="2022-03-17T18:10:00Z" w:initials="Auto">
    <w:p w14:paraId="7FCEF9BD" w14:textId="7F08B758" w:rsidR="00C876D5" w:rsidRPr="00FD10FD" w:rsidRDefault="00C876D5">
      <w:pPr>
        <w:pStyle w:val="Commentaire"/>
        <w:rPr>
          <w:lang w:val="fr-FR"/>
        </w:rPr>
      </w:pPr>
      <w:r>
        <w:rPr>
          <w:rStyle w:val="Marquedecommentaire"/>
        </w:rPr>
        <w:annotationRef/>
      </w:r>
      <w:r w:rsidRPr="00FD10FD">
        <w:rPr>
          <w:lang w:val="fr-FR"/>
        </w:rPr>
        <w:t xml:space="preserve">Partie sur la </w:t>
      </w:r>
      <w:proofErr w:type="spellStart"/>
      <w:r w:rsidRPr="00FD10FD">
        <w:rPr>
          <w:lang w:val="fr-FR"/>
        </w:rPr>
        <w:t>variablité</w:t>
      </w:r>
      <w:proofErr w:type="spellEnd"/>
      <w:r w:rsidRPr="00FD10FD">
        <w:rPr>
          <w:lang w:val="fr-FR"/>
        </w:rPr>
        <w:t xml:space="preserve"> des estimations effectuées (en utilisant le </w:t>
      </w:r>
      <w:proofErr w:type="spellStart"/>
      <w:r w:rsidRPr="00FD10FD">
        <w:rPr>
          <w:lang w:val="fr-FR"/>
        </w:rPr>
        <w:t>notch</w:t>
      </w:r>
      <w:proofErr w:type="spellEnd"/>
      <w:r w:rsidRPr="00FD10FD">
        <w:rPr>
          <w:lang w:val="fr-FR"/>
        </w:rPr>
        <w:t xml:space="preserve"> des </w:t>
      </w:r>
      <w:proofErr w:type="spellStart"/>
      <w:r>
        <w:rPr>
          <w:lang w:val="fr-FR"/>
        </w:rPr>
        <w:t>medianes</w:t>
      </w:r>
      <w:proofErr w:type="spellEnd"/>
      <w:r w:rsidRPr="00FD10FD">
        <w:rPr>
          <w:lang w:val="fr-FR"/>
        </w:rPr>
        <w:t>)</w:t>
      </w:r>
    </w:p>
  </w:comment>
  <w:comment w:id="45" w:author="Auto" w:date="2022-03-17T15:48:00Z" w:initials="Auto">
    <w:p w14:paraId="53568B4B" w14:textId="5EBD7999" w:rsidR="00C876D5" w:rsidRDefault="00C876D5" w:rsidP="006D5FAD">
      <w:pPr>
        <w:pStyle w:val="Commentaire"/>
      </w:pPr>
      <w:r>
        <w:rPr>
          <w:rStyle w:val="Marquedecommentaire"/>
        </w:rPr>
        <w:annotationRef/>
      </w:r>
      <w:r w:rsidRPr="00CB0281">
        <w:t>(</w:t>
      </w:r>
      <m:oMath>
        <m:r>
          <w:rPr>
            <w:rFonts w:ascii="Cambria Math" w:hAnsi="Cambria Math"/>
          </w:rPr>
          <m:t>p=0.713</m:t>
        </m:r>
      </m:oMath>
      <w:r w:rsidRPr="00CB0281">
        <w:t>)</w:t>
      </w:r>
    </w:p>
  </w:comment>
  <w:comment w:id="46" w:author="Auto" w:date="2022-03-17T15:49:00Z" w:initials="Auto">
    <w:p w14:paraId="3A2AA153" w14:textId="066D8273" w:rsidR="00C876D5" w:rsidRDefault="00C876D5" w:rsidP="006D5FAD">
      <w:pPr>
        <w:pStyle w:val="Commentaire"/>
      </w:pPr>
      <w:r>
        <w:rPr>
          <w:rStyle w:val="Marquedecommentaire"/>
        </w:rPr>
        <w:annotationRef/>
      </w:r>
      <w:r w:rsidRPr="00CB0281">
        <w:t>(</w:t>
      </w:r>
      <m:oMath>
        <m:r>
          <w:rPr>
            <w:rFonts w:ascii="Cambria Math" w:hAnsi="Cambria Math"/>
          </w:rPr>
          <m:t>p=0.750</m:t>
        </m:r>
      </m:oMath>
      <w:r w:rsidRPr="00CB0281">
        <w:t>)</w:t>
      </w:r>
    </w:p>
  </w:comment>
  <w:comment w:id="47" w:author="Auto" w:date="2022-03-17T15:49:00Z" w:initials="Auto">
    <w:p w14:paraId="107BC845" w14:textId="77777777" w:rsidR="00C876D5" w:rsidRDefault="00C876D5" w:rsidP="006D5FAD">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48" w:author="Auto" w:date="2022-03-17T15:48:00Z" w:initials="Auto">
    <w:p w14:paraId="1C2F1E63" w14:textId="77777777" w:rsidR="00C876D5" w:rsidRDefault="00C876D5" w:rsidP="00D55D09">
      <w:pPr>
        <w:pStyle w:val="Commentaire"/>
      </w:pPr>
      <w:r>
        <w:rPr>
          <w:rStyle w:val="Marquedecommentaire"/>
        </w:rPr>
        <w:annotationRef/>
      </w:r>
      <w:r w:rsidRPr="00CB0281">
        <w:t>(</w:t>
      </w:r>
      <m:oMath>
        <m:r>
          <w:rPr>
            <w:rFonts w:ascii="Cambria Math" w:hAnsi="Cambria Math"/>
          </w:rPr>
          <m:t>p=0.713</m:t>
        </m:r>
      </m:oMath>
      <w:r w:rsidRPr="00CB0281">
        <w:t>)</w:t>
      </w:r>
    </w:p>
  </w:comment>
  <w:comment w:id="49" w:author="Auto" w:date="2022-03-17T15:49:00Z" w:initials="Auto">
    <w:p w14:paraId="5B789B98" w14:textId="77777777" w:rsidR="00C876D5" w:rsidRDefault="00C876D5" w:rsidP="00D55D09">
      <w:pPr>
        <w:pStyle w:val="Commentaire"/>
      </w:pPr>
      <w:r>
        <w:rPr>
          <w:rStyle w:val="Marquedecommentaire"/>
        </w:rPr>
        <w:annotationRef/>
      </w:r>
      <m:oMath>
        <m:sSub>
          <m:sSubPr>
            <m:ctrlPr>
              <w:rPr>
                <w:rFonts w:ascii="Cambria Math" w:hAnsi="Cambria Math"/>
                <w:i/>
              </w:rPr>
            </m:ctrlPr>
          </m:sSubPr>
          <m:e>
            <m:r>
              <w:rPr>
                <w:rFonts w:ascii="Cambria Math" w:hAnsi="Cambria Math"/>
              </w:rPr>
              <m:t>p</m:t>
            </m:r>
          </m:e>
          <m:sub>
            <m:r>
              <w:rPr>
                <w:rFonts w:ascii="Cambria Math" w:hAnsi="Cambria Math"/>
              </w:rPr>
              <m:t>bonf</m:t>
            </m:r>
          </m:sub>
        </m:sSub>
        <m:r>
          <w:rPr>
            <w:rFonts w:ascii="Cambria Math" w:hAnsi="Cambria Math"/>
          </w:rPr>
          <m:t>&lt;0.001</m:t>
        </m:r>
      </m:oMath>
    </w:p>
  </w:comment>
  <w:comment w:id="50" w:author="Auto" w:date="2022-03-17T15:48:00Z" w:initials="Auto">
    <w:p w14:paraId="60B27966" w14:textId="353500CF" w:rsidR="00C876D5" w:rsidRPr="00C876D5" w:rsidRDefault="00C876D5" w:rsidP="00C52C25">
      <w:pPr>
        <w:pStyle w:val="Commentaire"/>
        <w:rPr>
          <w:lang w:val="fr-FR"/>
        </w:rPr>
      </w:pPr>
      <w:r>
        <w:rPr>
          <w:rStyle w:val="Marquedecommentaire"/>
        </w:rPr>
        <w:annotationRef/>
      </w:r>
      <w:r w:rsidRPr="00C876D5">
        <w:rPr>
          <w:lang w:val="fr-FR"/>
        </w:rPr>
        <w:t>(</w:t>
      </w:r>
      <m:oMath>
        <m:r>
          <w:rPr>
            <w:rFonts w:ascii="Cambria Math" w:hAnsi="Cambria Math"/>
          </w:rPr>
          <m:t>p</m:t>
        </m:r>
        <m:r>
          <w:rPr>
            <w:rFonts w:ascii="Cambria Math" w:hAnsi="Cambria Math"/>
            <w:lang w:val="fr-FR"/>
          </w:rPr>
          <m:t>=0.993</m:t>
        </m:r>
      </m:oMath>
      <w:r w:rsidRPr="00C876D5">
        <w:rPr>
          <w:lang w:val="fr-FR"/>
        </w:rPr>
        <w:t>)</w:t>
      </w:r>
    </w:p>
  </w:comment>
  <w:comment w:id="51" w:author="Auto" w:date="2022-03-17T15:49:00Z" w:initials="Auto">
    <w:p w14:paraId="39E82CA6" w14:textId="7AF10DB8" w:rsidR="00C876D5" w:rsidRPr="00C876D5" w:rsidRDefault="00C876D5" w:rsidP="00C52C25">
      <w:pPr>
        <w:pStyle w:val="Commentaire"/>
        <w:rPr>
          <w:lang w:val="fr-FR"/>
        </w:rPr>
      </w:pPr>
      <w:r>
        <w:rPr>
          <w:rStyle w:val="Marquedecommentaire"/>
        </w:rPr>
        <w:annotationRef/>
      </w:r>
      <w:r w:rsidRPr="00C876D5">
        <w:rPr>
          <w:lang w:val="fr-FR"/>
        </w:rPr>
        <w:t>(</w:t>
      </w:r>
      <m:oMath>
        <m:r>
          <w:rPr>
            <w:rFonts w:ascii="Cambria Math" w:hAnsi="Cambria Math"/>
          </w:rPr>
          <m:t>p</m:t>
        </m:r>
        <m:r>
          <w:rPr>
            <w:rFonts w:ascii="Cambria Math" w:hAnsi="Cambria Math"/>
            <w:lang w:val="fr-FR"/>
          </w:rPr>
          <m:t>=0.677</m:t>
        </m:r>
      </m:oMath>
      <w:r w:rsidRPr="00C876D5">
        <w:rPr>
          <w:lang w:val="fr-FR"/>
        </w:rPr>
        <w:t>)</w:t>
      </w:r>
    </w:p>
  </w:comment>
  <w:comment w:id="52" w:author="Auto" w:date="2022-03-22T15:44:00Z" w:initials="Auto">
    <w:p w14:paraId="2E0D2D02" w14:textId="13050D26" w:rsidR="00C876D5" w:rsidRDefault="00C876D5">
      <w:pPr>
        <w:pStyle w:val="Commentaire"/>
      </w:pPr>
      <w:r>
        <w:rPr>
          <w:rStyle w:val="Marquedecommentaire"/>
        </w:rPr>
        <w:annotationRef/>
      </w:r>
      <w:r>
        <w:t>Coefficient of determination of the position trajectory reconstruction with the estimated parameters</w:t>
      </w:r>
    </w:p>
  </w:comment>
  <w:comment w:id="53" w:author="Auto" w:date="2022-03-18T16:50:00Z" w:initials="Auto">
    <w:p w14:paraId="0E2FAEC1" w14:textId="51CCFBFD" w:rsidR="00C876D5" w:rsidRDefault="00C876D5">
      <w:pPr>
        <w:pStyle w:val="Commentaire"/>
      </w:pPr>
      <w:r>
        <w:rPr>
          <w:rStyle w:val="Marquedecommentaire"/>
        </w:rPr>
        <w:annotationRef/>
      </w:r>
      <w:proofErr w:type="gramStart"/>
      <w:r w:rsidRPr="00CB0281">
        <w:t>respectively</w:t>
      </w:r>
      <w:proofErr w:type="gramEnd"/>
      <w:r w:rsidRPr="00CB0281">
        <w:t xml:space="preserve"> between 12.4 and 28.1 Ns/m and 0.83 and 1.90 kg</w:t>
      </w:r>
    </w:p>
  </w:comment>
  <w:comment w:id="54" w:author="Auto" w:date="2022-03-18T16:50:00Z" w:initials="Auto">
    <w:p w14:paraId="435D301A" w14:textId="6F01DF97" w:rsidR="00C876D5" w:rsidRDefault="00C876D5">
      <w:pPr>
        <w:pStyle w:val="Commentaire"/>
      </w:pPr>
      <w:r>
        <w:rPr>
          <w:rStyle w:val="Marquedecommentaire"/>
        </w:rPr>
        <w:annotationRef/>
      </w:r>
      <w:proofErr w:type="gramStart"/>
      <w:r w:rsidRPr="00CB0281">
        <w:t>between</w:t>
      </w:r>
      <w:proofErr w:type="gramEnd"/>
      <w:r w:rsidRPr="00CB0281">
        <w:t xml:space="preserve"> 12 and 44 Ns/m and 0.6 and 2.8 kg</w:t>
      </w:r>
    </w:p>
  </w:comment>
  <w:comment w:id="55" w:author="Auto" w:date="2022-04-01T09:14:00Z" w:initials="Auto">
    <w:p w14:paraId="117C62AD" w14:textId="77777777" w:rsidR="00C876D5" w:rsidRDefault="00C876D5" w:rsidP="005715AB">
      <w:pPr>
        <w:pStyle w:val="Corpsdetexte"/>
        <w:spacing w:before="111" w:line="360" w:lineRule="auto"/>
        <w:ind w:left="142"/>
        <w:jc w:val="both"/>
        <w:rPr>
          <w:sz w:val="24"/>
          <w:szCs w:val="24"/>
        </w:rPr>
      </w:pPr>
      <w:r>
        <w:rPr>
          <w:rStyle w:val="Marquedecommentaire"/>
        </w:rPr>
        <w:annotationRef/>
      </w:r>
      <w:proofErr w:type="spellStart"/>
      <w:proofErr w:type="gramStart"/>
      <w:r>
        <w:rPr>
          <w:sz w:val="24"/>
          <w:szCs w:val="24"/>
        </w:rPr>
        <w:t>Remplace</w:t>
      </w:r>
      <w:proofErr w:type="spellEnd"/>
      <w:r>
        <w:rPr>
          <w:sz w:val="24"/>
          <w:szCs w:val="24"/>
        </w:rPr>
        <w:t xml:space="preserve"> :</w:t>
      </w:r>
      <w:proofErr w:type="gramEnd"/>
    </w:p>
    <w:p w14:paraId="6BE242F0" w14:textId="77777777" w:rsidR="00C876D5" w:rsidRPr="00E04D64" w:rsidRDefault="00C876D5" w:rsidP="005715AB">
      <w:pPr>
        <w:pStyle w:val="Corpsdetexte"/>
        <w:spacing w:before="111" w:line="360" w:lineRule="auto"/>
        <w:ind w:left="142"/>
        <w:jc w:val="both"/>
        <w:rPr>
          <w:sz w:val="24"/>
          <w:szCs w:val="24"/>
        </w:rPr>
      </w:pPr>
      <w:r w:rsidRPr="00E04D64">
        <w:rPr>
          <w:sz w:val="24"/>
          <w:szCs w:val="24"/>
        </w:rPr>
        <w:t>From a control point of view, an admittance model with an increase of stiffness is equivalent to a reduced gain in low frequencies, which means smaller displacements when subject to equivalent force perturbations.</w:t>
      </w:r>
    </w:p>
    <w:p w14:paraId="622EE4F3" w14:textId="77777777" w:rsidR="00C876D5" w:rsidRDefault="00C876D5" w:rsidP="005715AB">
      <w:pPr>
        <w:pStyle w:val="Commentaire"/>
      </w:pPr>
    </w:p>
  </w:comment>
  <w:comment w:id="56" w:author="Auto" w:date="2022-04-01T09:17:00Z" w:initials="Auto">
    <w:p w14:paraId="3C12308B" w14:textId="77777777" w:rsidR="00C876D5" w:rsidRPr="005715AB" w:rsidRDefault="00C876D5" w:rsidP="005715AB">
      <w:pPr>
        <w:pStyle w:val="Commentaire"/>
        <w:rPr>
          <w:lang w:val="fr-FR"/>
        </w:rPr>
      </w:pPr>
      <w:r>
        <w:rPr>
          <w:rStyle w:val="Marquedecommentaire"/>
        </w:rPr>
        <w:annotationRef/>
      </w:r>
      <w:r w:rsidRPr="005715AB">
        <w:rPr>
          <w:lang w:val="fr-FR"/>
        </w:rPr>
        <w:t xml:space="preserve">Ajouté pour expliciter </w:t>
      </w:r>
      <w:proofErr w:type="spellStart"/>
      <w:r w:rsidRPr="005715AB">
        <w:rPr>
          <w:lang w:val="fr-FR"/>
        </w:rPr>
        <w:t>settling</w:t>
      </w:r>
      <w:proofErr w:type="spellEnd"/>
      <w:r w:rsidRPr="005715AB">
        <w:rPr>
          <w:lang w:val="fr-FR"/>
        </w:rPr>
        <w:t xml:space="preserve"> time</w:t>
      </w:r>
    </w:p>
  </w:comment>
  <w:comment w:id="57" w:author="Auto" w:date="2022-03-22T17:42:00Z" w:initials="Auto">
    <w:p w14:paraId="20DD1E6A" w14:textId="77777777" w:rsidR="00C876D5" w:rsidRPr="005715AB" w:rsidRDefault="00C876D5" w:rsidP="005715AB">
      <w:pPr>
        <w:pStyle w:val="Commentaire"/>
        <w:rPr>
          <w:lang w:val="fr-FR"/>
        </w:rPr>
      </w:pPr>
      <w:r>
        <w:rPr>
          <w:rStyle w:val="Marquedecommentaire"/>
        </w:rPr>
        <w:annotationRef/>
      </w:r>
      <w:r w:rsidRPr="005715AB">
        <w:rPr>
          <w:lang w:val="fr-FR"/>
        </w:rPr>
        <w:t>Passage supprimé</w:t>
      </w:r>
    </w:p>
    <w:p w14:paraId="5DE47AC8" w14:textId="77777777" w:rsidR="00C876D5" w:rsidRPr="005715AB" w:rsidRDefault="00C876D5" w:rsidP="005715AB">
      <w:pPr>
        <w:pStyle w:val="Commentaire"/>
        <w:rPr>
          <w:lang w:val="fr-FR"/>
        </w:rPr>
      </w:pPr>
    </w:p>
    <w:p w14:paraId="2147464A" w14:textId="77777777" w:rsidR="00C876D5" w:rsidRDefault="00C876D5" w:rsidP="005715AB">
      <w:pPr>
        <w:pStyle w:val="Commentaire"/>
      </w:pPr>
      <w:r w:rsidRPr="00CB0281">
        <w:t xml:space="preserve">It is probable that during the identification window, variations occur. Therefore, each identification conducted with linear least squares is averaged on 150 </w:t>
      </w:r>
      <w:proofErr w:type="spellStart"/>
      <w:r w:rsidRPr="00CB0281">
        <w:t>ms</w:t>
      </w:r>
      <w:proofErr w:type="spellEnd"/>
      <w:r w:rsidRPr="00CB0281">
        <w:t xml:space="preserve">, since time responses are greater than the identification window. Keeping that in mind, the estimated parameters are shifted or delayed compared to the phases </w:t>
      </w:r>
      <w:proofErr w:type="gramStart"/>
      <w:r w:rsidRPr="00CB0281">
        <w:t xml:space="preserve">perturbed </w:t>
      </w:r>
      <w:proofErr w:type="gramEnd"/>
      <m:oMath>
        <m:r>
          <w:rPr>
            <w:rFonts w:ascii="Cambria Math" w:hAnsi="Cambria Math"/>
          </w:rPr>
          <m:t>φ</m:t>
        </m:r>
      </m:oMath>
      <w:r w:rsidRPr="00CB0281">
        <w:t>, shown in figure 2.</w:t>
      </w:r>
    </w:p>
  </w:comment>
  <w:comment w:id="58" w:author="Auto" w:date="2022-03-18T15:18:00Z" w:initials="Auto">
    <w:p w14:paraId="4660537C" w14:textId="77777777" w:rsidR="00C876D5" w:rsidRPr="007B6719" w:rsidRDefault="00C876D5" w:rsidP="005715AB">
      <w:pPr>
        <w:pStyle w:val="Commentaire"/>
        <w:rPr>
          <w:lang w:val="fr-FR"/>
        </w:rPr>
      </w:pPr>
      <w:r>
        <w:rPr>
          <w:rStyle w:val="Marquedecommentaire"/>
        </w:rPr>
        <w:annotationRef/>
      </w:r>
      <w:r w:rsidRPr="007B6719">
        <w:rPr>
          <w:lang w:val="fr-FR"/>
        </w:rPr>
        <w:t xml:space="preserve">Positive dans le sens du </w:t>
      </w:r>
      <w:proofErr w:type="spellStart"/>
      <w:r w:rsidRPr="007B6719">
        <w:rPr>
          <w:lang w:val="fr-FR"/>
        </w:rPr>
        <w:t>movement</w:t>
      </w:r>
      <w:proofErr w:type="spellEnd"/>
      <w:r w:rsidRPr="007B6719">
        <w:rPr>
          <w:lang w:val="fr-FR"/>
        </w:rPr>
        <w:t xml:space="preserve">, je ne sais pas </w:t>
      </w:r>
      <w:proofErr w:type="spellStart"/>
      <w:r w:rsidRPr="007B6719">
        <w:rPr>
          <w:lang w:val="fr-FR"/>
        </w:rPr>
        <w:t>siçapeut</w:t>
      </w:r>
      <w:proofErr w:type="spellEnd"/>
      <w:r w:rsidRPr="007B6719">
        <w:rPr>
          <w:lang w:val="fr-FR"/>
        </w:rPr>
        <w:t xml:space="preserve"> porter confusion.</w:t>
      </w:r>
    </w:p>
  </w:comment>
  <w:comment w:id="59" w:author="Auto" w:date="2022-03-18T16:23:00Z" w:initials="Auto">
    <w:p w14:paraId="786F8446" w14:textId="77777777" w:rsidR="00C876D5" w:rsidRDefault="00C876D5" w:rsidP="005715AB">
      <w:pPr>
        <w:pStyle w:val="Corpsdetexte"/>
        <w:spacing w:before="111" w:line="360" w:lineRule="auto"/>
        <w:ind w:left="142" w:firstLine="284"/>
        <w:jc w:val="both"/>
        <w:rPr>
          <w:color w:val="000000" w:themeColor="text1"/>
          <w:lang w:val="fr-FR"/>
        </w:rPr>
      </w:pPr>
      <w:r>
        <w:rPr>
          <w:rStyle w:val="Marquedecommentaire"/>
        </w:rPr>
        <w:annotationRef/>
      </w:r>
      <w:r>
        <w:rPr>
          <w:color w:val="000000" w:themeColor="text1"/>
          <w:lang w:val="fr-FR"/>
        </w:rPr>
        <w:t>Faut-il d</w:t>
      </w:r>
      <w:r w:rsidRPr="00C433B6">
        <w:rPr>
          <w:color w:val="000000" w:themeColor="text1"/>
          <w:lang w:val="fr-FR"/>
        </w:rPr>
        <w:t xml:space="preserve">évelopper sur l’aspect involontaire de variations </w:t>
      </w:r>
      <w:proofErr w:type="spellStart"/>
      <w:r w:rsidRPr="00C433B6">
        <w:rPr>
          <w:color w:val="000000" w:themeColor="text1"/>
          <w:lang w:val="fr-FR"/>
        </w:rPr>
        <w:t>dûes</w:t>
      </w:r>
      <w:proofErr w:type="spellEnd"/>
      <w:r w:rsidRPr="00C433B6">
        <w:rPr>
          <w:color w:val="000000" w:themeColor="text1"/>
          <w:lang w:val="fr-FR"/>
        </w:rPr>
        <w:t xml:space="preserve"> à des considérations géométriques et cinématiques, les variations des paramètres sont peut-être simplement induites par des variations de vitesse et position difficilement contrôlable dans le cadre de tâche </w:t>
      </w:r>
      <w:proofErr w:type="spellStart"/>
      <w:r w:rsidRPr="00C433B6">
        <w:rPr>
          <w:color w:val="000000" w:themeColor="text1"/>
          <w:lang w:val="fr-FR"/>
        </w:rPr>
        <w:t>tâche</w:t>
      </w:r>
      <w:proofErr w:type="spellEnd"/>
      <w:r w:rsidRPr="00C433B6">
        <w:rPr>
          <w:color w:val="000000" w:themeColor="text1"/>
          <w:lang w:val="fr-FR"/>
        </w:rPr>
        <w:t>, la position et la vitesse étant en partie imposées par la tâche, notamment aux abord de l’impact avec la balle ?</w:t>
      </w:r>
    </w:p>
    <w:p w14:paraId="69327587" w14:textId="77777777" w:rsidR="00C876D5" w:rsidRDefault="00C876D5" w:rsidP="005715AB">
      <w:pPr>
        <w:pStyle w:val="Corpsdetexte"/>
        <w:spacing w:before="111" w:line="360" w:lineRule="auto"/>
        <w:ind w:left="142" w:firstLine="284"/>
        <w:jc w:val="both"/>
        <w:rPr>
          <w:color w:val="000000" w:themeColor="text1"/>
          <w:lang w:val="fr-FR"/>
        </w:rPr>
      </w:pPr>
    </w:p>
    <w:p w14:paraId="4FD39EDF" w14:textId="77777777" w:rsidR="00C876D5" w:rsidRPr="00C433B6" w:rsidRDefault="00C876D5" w:rsidP="005715AB">
      <w:pPr>
        <w:pStyle w:val="Corpsdetexte"/>
        <w:spacing w:before="111" w:line="360" w:lineRule="auto"/>
        <w:ind w:left="142" w:firstLine="284"/>
        <w:jc w:val="both"/>
        <w:rPr>
          <w:color w:val="000000" w:themeColor="text1"/>
          <w:lang w:val="fr-FR"/>
        </w:rPr>
      </w:pPr>
      <w:r>
        <w:rPr>
          <w:color w:val="000000" w:themeColor="text1"/>
          <w:lang w:val="fr-FR"/>
        </w:rPr>
        <w:t xml:space="preserve">Je crains que cela n’aille à l’encontre </w:t>
      </w:r>
      <w:proofErr w:type="spellStart"/>
      <w:r>
        <w:rPr>
          <w:color w:val="000000" w:themeColor="text1"/>
          <w:lang w:val="fr-FR"/>
        </w:rPr>
        <w:t>le</w:t>
      </w:r>
      <w:proofErr w:type="spellEnd"/>
      <w:r>
        <w:rPr>
          <w:color w:val="000000" w:themeColor="text1"/>
          <w:lang w:val="fr-FR"/>
        </w:rPr>
        <w:t xml:space="preserve"> l’idée de l’impédance cartésienne, qui suppose une régulation des propriétés cartésiennes en impédance dans un but final.</w:t>
      </w:r>
    </w:p>
    <w:p w14:paraId="0482C142" w14:textId="77777777" w:rsidR="00C876D5" w:rsidRPr="00C433B6" w:rsidRDefault="00C876D5" w:rsidP="005715AB">
      <w:pPr>
        <w:pStyle w:val="Commentaire"/>
        <w:rPr>
          <w:lang w:val="fr-FR"/>
        </w:rPr>
      </w:pPr>
    </w:p>
  </w:comment>
  <w:comment w:id="61" w:author="Isabelle Siegler" w:date="2022-04-06T15:03:00Z" w:initials="IS">
    <w:p w14:paraId="481A74F0" w14:textId="60D6A326" w:rsidR="00C876D5" w:rsidRPr="005C744B" w:rsidRDefault="00C876D5">
      <w:pPr>
        <w:pStyle w:val="Commentaire"/>
        <w:rPr>
          <w:lang w:val="fr-FR"/>
        </w:rPr>
      </w:pPr>
      <w:r>
        <w:rPr>
          <w:rStyle w:val="Marquedecommentaire"/>
        </w:rPr>
        <w:annotationRef/>
      </w:r>
      <w:r w:rsidRPr="005C744B">
        <w:rPr>
          <w:lang w:val="fr-FR"/>
        </w:rPr>
        <w:t>Cela peut sembler contradictoire avec les variations intra-cycles présentées avant…peux-tu clarifier un peu, ou mettre en relation cette hypo avec le résultat de l’influence de la phase ?</w:t>
      </w:r>
    </w:p>
  </w:comment>
  <w:comment w:id="62" w:author="Auto" w:date="2022-04-01T09:13:00Z" w:initials="Auto">
    <w:p w14:paraId="512545A9" w14:textId="2C90D2A1" w:rsidR="00C876D5" w:rsidRPr="00F121E5" w:rsidRDefault="00C876D5" w:rsidP="00F121E5">
      <w:pPr>
        <w:pStyle w:val="Corpsdetexte"/>
        <w:spacing w:before="111" w:line="360" w:lineRule="auto"/>
        <w:ind w:left="142"/>
        <w:jc w:val="both"/>
        <w:rPr>
          <w:sz w:val="24"/>
          <w:szCs w:val="24"/>
          <w:lang w:val="fr-FR"/>
        </w:rPr>
      </w:pPr>
      <w:r>
        <w:rPr>
          <w:rStyle w:val="Marquedecommentaire"/>
        </w:rPr>
        <w:annotationRef/>
      </w:r>
      <w:r w:rsidRPr="00F121E5">
        <w:rPr>
          <w:sz w:val="24"/>
          <w:szCs w:val="24"/>
          <w:lang w:val="fr-FR"/>
        </w:rPr>
        <w:t>Remplace ce passage critique sur la méthodologie :</w:t>
      </w:r>
    </w:p>
    <w:p w14:paraId="02482148" w14:textId="1EAF964A" w:rsidR="00C876D5" w:rsidRPr="00E04D64" w:rsidRDefault="00C876D5" w:rsidP="00F121E5">
      <w:pPr>
        <w:pStyle w:val="Corpsdetexte"/>
        <w:spacing w:before="111" w:line="360" w:lineRule="auto"/>
        <w:ind w:left="142"/>
        <w:jc w:val="both"/>
        <w:rPr>
          <w:sz w:val="24"/>
          <w:szCs w:val="24"/>
        </w:rPr>
      </w:pPr>
      <w:r w:rsidRPr="00E04D64">
        <w:rPr>
          <w:sz w:val="24"/>
          <w:szCs w:val="24"/>
        </w:rPr>
        <w:t xml:space="preserve">The methodology used could be involved. The 95% confidence interval of the medians (notches) reached a maximum average value of 89 N/m (SD 58) at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oMath>
      <w:r w:rsidRPr="00E04D64">
        <w:rPr>
          <w:sz w:val="24"/>
          <w:szCs w:val="24"/>
        </w:rPr>
        <w:t xml:space="preserve"> for the endpoint stiffness, 2.8 Ns/m (SD 1.1) for the endpoint damping, and 56 g (SD 33) for the mass. Variations below these values might require more measurements and are subject to the individual variations that could arise from </w:t>
      </w:r>
      <w:r w:rsidRPr="00E04D64">
        <w:rPr>
          <w:rStyle w:val="Marquedecommentaire"/>
          <w:sz w:val="24"/>
          <w:szCs w:val="24"/>
        </w:rPr>
        <w:annotationRef/>
      </w:r>
      <w:r w:rsidRPr="00E04D64">
        <w:rPr>
          <w:sz w:val="24"/>
          <w:szCs w:val="24"/>
        </w:rPr>
        <w:t xml:space="preserve">learning or others phenomena. Moreover, simulations conducted on the linear impedance model with experimental input signals unveiled that most of the estimation errors are due to errors in estimating the virtual position trajectory. Therefore, improving the position trajectories precision would also enhance the estimations by reducing noise, and errors that might </w:t>
      </w:r>
      <w:proofErr w:type="spellStart"/>
      <w:r w:rsidRPr="00E04D64">
        <w:rPr>
          <w:sz w:val="24"/>
          <w:szCs w:val="24"/>
        </w:rPr>
        <w:t>artificialy</w:t>
      </w:r>
      <w:proofErr w:type="spellEnd"/>
      <w:r w:rsidRPr="00E04D64">
        <w:rPr>
          <w:sz w:val="24"/>
          <w:szCs w:val="24"/>
        </w:rPr>
        <w:t xml:space="preserve"> increase the variability, notably about the endpoint stiffness </w:t>
      </w:r>
      <w:r w:rsidRPr="00E04D64">
        <w:rPr>
          <w:sz w:val="24"/>
          <w:szCs w:val="24"/>
        </w:rPr>
        <w:fldChar w:fldCharType="begin"/>
      </w:r>
      <w:r w:rsidRPr="00E04D64">
        <w:rPr>
          <w:sz w:val="24"/>
          <w:szCs w:val="24"/>
        </w:rPr>
        <w:instrText xml:space="preserve"> ADDIN ZOTERO_ITEM CSL_CITATION {"citationID":"RLfAxLxU","properties":{"formattedCitation":"(Fortineau et al. 2021a)","plainCitation":"(Fortineau et al. 2021a)","noteIndex":0},"citationItems":[{"id":758,"uris":["http://zotero.org/users/5243746/items/TIJD99QV"],"itemData":{"id":758,"type":"paper-conference","abstract":"The estimation of the human endpoint impedance interacting with a physical environment provides modelling insights both for the field of human movement science and for the design of innovative controllers for collaborative robotics based on physical human-robot interaction. Most of the existing human impedance estimation methods described in the literature rely on controlled environments closer to a laboratory than to an industrial setting. In this paper, a force perturbation method is proposed without any specific requirements on neither the force nor the position trajectories and without additional sensors placed on the human. The method is illustrated through an experimental study on a benchmark interaction task. The task was selected to be sufficiently variable for preventing the use of average trajectories and the perturbations used for the estimations are sufficiently low amplitude and short to not deteriorate the human performance in the task. The obtained impedance model parameters are in adequacy with the ones found in the literature, suggesting the validity of the proposed approach. The low constraints on the experimental settings make it applicable even out of the lab, for example, in human-robot collaboration in manufacturing environments, to adjust the robot behaviour to changes in the state of the operator (fatigue, stress) or to adjust to a variety of human operators with different interaction strategies.","container-title":"2021 30th IEEE International Conference on Robot Human Interactive Communication (RO-MAN)","DOI":"10.1109/RO-MAN50785.2021.9515486","event":"2021 30th IEEE International Conference on Robot Human Interactive Communication (RO-MAN)","note":"ISSN: 1944-9437","page":"31-36","source":"IEEE Xplore","title":"Towards a seamless experimental protocol for human arm impedance estimation in an interactive dynamic task","author":[{"family":"Fortineau","given":"Vincent"},{"family":"Makarov","given":"Maria"},{"family":"Rodriguez-Ayerbe","given":"Pedro"},{"family":"Siegler","given":"Isabelle A."}],"issued":{"date-parts":[["2021",8]]}}}],"schema":"https://github.com/citation-style-language/schema/raw/master/csl-citation.json"} </w:instrText>
      </w:r>
      <w:r w:rsidRPr="00E04D64">
        <w:rPr>
          <w:sz w:val="24"/>
          <w:szCs w:val="24"/>
        </w:rPr>
        <w:fldChar w:fldCharType="separate"/>
      </w:r>
      <w:r w:rsidRPr="00E04D64">
        <w:rPr>
          <w:sz w:val="24"/>
          <w:szCs w:val="24"/>
        </w:rPr>
        <w:t>(Fortineau et al. 2021a)</w:t>
      </w:r>
      <w:r w:rsidRPr="00E04D64">
        <w:rPr>
          <w:sz w:val="24"/>
          <w:szCs w:val="24"/>
        </w:rPr>
        <w:fldChar w:fldCharType="end"/>
      </w:r>
      <w:r w:rsidRPr="00E04D64">
        <w:rPr>
          <w:sz w:val="24"/>
          <w:szCs w:val="24"/>
        </w:rPr>
        <w:t>. A parametric sensitivity analysis confirmed the greater sensitivity of the stiffness to trajectory errors.</w:t>
      </w:r>
      <w:r w:rsidRPr="00E04D64">
        <w:rPr>
          <w:rStyle w:val="Marquedecommentaire"/>
          <w:sz w:val="24"/>
          <w:szCs w:val="24"/>
        </w:rPr>
        <w:annotationRef/>
      </w:r>
      <w:r w:rsidRPr="00E04D64">
        <w:rPr>
          <w:sz w:val="24"/>
          <w:szCs w:val="24"/>
        </w:rPr>
        <w:t xml:space="preserve"> Better precision might then allow the observation of significant impedance variation due to performances.</w:t>
      </w:r>
    </w:p>
    <w:p w14:paraId="022CE2F3" w14:textId="0F0B4505" w:rsidR="00C876D5" w:rsidRDefault="00C876D5">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D47B40" w15:done="0"/>
  <w15:commentEx w15:paraId="046BD4FF" w15:done="0"/>
  <w15:commentEx w15:paraId="6DA5A749" w15:done="0"/>
  <w15:commentEx w15:paraId="5F787FEB" w15:done="0"/>
  <w15:commentEx w15:paraId="2A29EE04" w15:done="0"/>
  <w15:commentEx w15:paraId="5A069A90" w15:done="0"/>
  <w15:commentEx w15:paraId="66DAFC60" w15:done="0"/>
  <w15:commentEx w15:paraId="681E2392" w15:done="0"/>
  <w15:commentEx w15:paraId="51BD3EE0" w15:done="0"/>
  <w15:commentEx w15:paraId="1F145E7F" w15:done="0"/>
  <w15:commentEx w15:paraId="202881FC" w15:done="0"/>
  <w15:commentEx w15:paraId="210FB083" w15:done="0"/>
  <w15:commentEx w15:paraId="39C7E86B" w15:done="0"/>
  <w15:commentEx w15:paraId="269DFEA9" w15:done="0"/>
  <w15:commentEx w15:paraId="6A51B834" w15:done="0"/>
  <w15:commentEx w15:paraId="2743BC47" w15:done="0"/>
  <w15:commentEx w15:paraId="022AD421" w15:done="0"/>
  <w15:commentEx w15:paraId="365EC8DD" w15:done="0"/>
  <w15:commentEx w15:paraId="10B6130C" w15:done="0"/>
  <w15:commentEx w15:paraId="1A532C20" w15:done="0"/>
  <w15:commentEx w15:paraId="1B464C88" w15:done="0"/>
  <w15:commentEx w15:paraId="58972484" w15:done="0"/>
  <w15:commentEx w15:paraId="1C2A2922" w15:done="0"/>
  <w15:commentEx w15:paraId="1982B0B8" w15:done="0"/>
  <w15:commentEx w15:paraId="38C6EFF4" w15:done="0"/>
  <w15:commentEx w15:paraId="079B62D9" w15:done="0"/>
  <w15:commentEx w15:paraId="7BC2FE8C" w15:done="0"/>
  <w15:commentEx w15:paraId="3F9A7863" w15:done="0"/>
  <w15:commentEx w15:paraId="474F16B7" w15:done="0"/>
  <w15:commentEx w15:paraId="479811FD" w15:done="0"/>
  <w15:commentEx w15:paraId="7FCEF9BD" w15:done="0"/>
  <w15:commentEx w15:paraId="53568B4B" w15:done="0"/>
  <w15:commentEx w15:paraId="3A2AA153" w15:done="0"/>
  <w15:commentEx w15:paraId="107BC845" w15:done="0"/>
  <w15:commentEx w15:paraId="1C2F1E63" w15:done="0"/>
  <w15:commentEx w15:paraId="5B789B98" w15:done="0"/>
  <w15:commentEx w15:paraId="60B27966" w15:done="0"/>
  <w15:commentEx w15:paraId="39E82CA6" w15:done="0"/>
  <w15:commentEx w15:paraId="2E0D2D02" w15:done="0"/>
  <w15:commentEx w15:paraId="0E2FAEC1" w15:done="0"/>
  <w15:commentEx w15:paraId="435D301A" w15:done="0"/>
  <w15:commentEx w15:paraId="622EE4F3" w15:done="0"/>
  <w15:commentEx w15:paraId="3C12308B" w15:done="0"/>
  <w15:commentEx w15:paraId="2147464A" w15:done="0"/>
  <w15:commentEx w15:paraId="4660537C" w15:done="0"/>
  <w15:commentEx w15:paraId="0482C142" w15:done="0"/>
  <w15:commentEx w15:paraId="481A74F0" w15:done="0"/>
  <w15:commentEx w15:paraId="022CE2F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0CAC40" w14:textId="77777777" w:rsidR="003602B8" w:rsidRDefault="003602B8">
      <w:r>
        <w:separator/>
      </w:r>
    </w:p>
  </w:endnote>
  <w:endnote w:type="continuationSeparator" w:id="0">
    <w:p w14:paraId="4104610E" w14:textId="77777777" w:rsidR="003602B8" w:rsidRDefault="00360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6506796"/>
      <w:docPartObj>
        <w:docPartGallery w:val="Page Numbers (Bottom of Page)"/>
        <w:docPartUnique/>
      </w:docPartObj>
    </w:sdtPr>
    <w:sdtContent>
      <w:p w14:paraId="33ADB395" w14:textId="609F02BF" w:rsidR="00C876D5" w:rsidRDefault="00C876D5">
        <w:pPr>
          <w:pStyle w:val="Pieddepage"/>
          <w:jc w:val="center"/>
        </w:pPr>
        <w:r>
          <w:fldChar w:fldCharType="begin"/>
        </w:r>
        <w:r>
          <w:instrText>PAGE   \* MERGEFORMAT</w:instrText>
        </w:r>
        <w:r>
          <w:fldChar w:fldCharType="separate"/>
        </w:r>
        <w:r w:rsidR="008D4EAA" w:rsidRPr="008D4EAA">
          <w:rPr>
            <w:noProof/>
            <w:lang w:val="fr-FR"/>
          </w:rPr>
          <w:t>18</w:t>
        </w:r>
        <w:r>
          <w:fldChar w:fldCharType="end"/>
        </w:r>
      </w:p>
    </w:sdtContent>
  </w:sdt>
  <w:p w14:paraId="5A1C282E" w14:textId="77777777" w:rsidR="00C876D5" w:rsidRDefault="00C876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1BF256" w14:textId="77777777" w:rsidR="003602B8" w:rsidRDefault="003602B8">
      <w:r>
        <w:separator/>
      </w:r>
    </w:p>
  </w:footnote>
  <w:footnote w:type="continuationSeparator" w:id="0">
    <w:p w14:paraId="2789C490" w14:textId="77777777" w:rsidR="003602B8" w:rsidRDefault="00360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22970" w14:textId="5923A663" w:rsidR="00C876D5" w:rsidRDefault="00C876D5">
    <w:pPr>
      <w:pStyle w:val="Corpsdetexte"/>
      <w:spacing w:line="14" w:lineRule="auto"/>
    </w:pPr>
    <w:r>
      <w:rPr>
        <w:noProof/>
        <w:lang w:val="fr-FR" w:eastAsia="zh-CN" w:bidi="ar-SA"/>
      </w:rPr>
      <mc:AlternateContent>
        <mc:Choice Requires="wps">
          <w:drawing>
            <wp:anchor distT="0" distB="0" distL="114300" distR="114300" simplePos="0" relativeHeight="503313440" behindDoc="1" locked="0" layoutInCell="1" allowOverlap="1" wp14:anchorId="191A9D78" wp14:editId="2EAA5FA2">
              <wp:simplePos x="0" y="0"/>
              <wp:positionH relativeFrom="page">
                <wp:posOffset>720090</wp:posOffset>
              </wp:positionH>
              <wp:positionV relativeFrom="page">
                <wp:posOffset>434340</wp:posOffset>
              </wp:positionV>
              <wp:extent cx="4503420" cy="0"/>
              <wp:effectExtent l="5715" t="5715" r="5715" b="13335"/>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342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D257D" id="Line 2" o:spid="_x0000_s1026" style="position:absolute;z-index:-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34.2pt" to="411.3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NLEgIAACkEAAAOAAAAZHJzL2Uyb0RvYy54bWysU8GO2jAQvVfqP1i+QxI2U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" strokeweight=".14042mm">
              <w10:wrap anchorx="page" anchory="page"/>
            </v:line>
          </w:pict>
        </mc:Fallback>
      </mc:AlternateContent>
    </w:r>
    <w:r>
      <w:rPr>
        <w:noProof/>
        <w:lang w:val="fr-FR" w:eastAsia="zh-CN" w:bidi="ar-SA"/>
      </w:rPr>
      <mc:AlternateContent>
        <mc:Choice Requires="wps">
          <w:drawing>
            <wp:anchor distT="0" distB="0" distL="114300" distR="114300" simplePos="0" relativeHeight="503313464" behindDoc="1" locked="0" layoutInCell="1" allowOverlap="1" wp14:anchorId="2D17C1A9" wp14:editId="0EC2966B">
              <wp:simplePos x="0" y="0"/>
              <wp:positionH relativeFrom="page">
                <wp:posOffset>1315720</wp:posOffset>
              </wp:positionH>
              <wp:positionV relativeFrom="page">
                <wp:posOffset>289560</wp:posOffset>
              </wp:positionV>
              <wp:extent cx="3376295" cy="147955"/>
              <wp:effectExtent l="1270" t="3810" r="3810" b="63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29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D4BA9" w14:textId="3E17709E" w:rsidR="00C876D5" w:rsidRDefault="00C876D5">
                          <w:pPr>
                            <w:spacing w:before="18"/>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17C1A9" id="_x0000_t202" coordsize="21600,21600" o:spt="202" path="m,l,21600r21600,l21600,xe">
              <v:stroke joinstyle="miter"/>
              <v:path gradientshapeok="t" o:connecttype="rect"/>
            </v:shapetype>
            <v:shape id="Text Box 1" o:spid="_x0000_s1026" type="#_x0000_t202" style="position:absolute;margin-left:103.6pt;margin-top:22.8pt;width:265.85pt;height:11.65pt;z-index:-3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" filled="f" stroked="f">
              <v:textbox inset="0,0,0,0">
                <w:txbxContent>
                  <w:p w14:paraId="036D4BA9" w14:textId="3E17709E" w:rsidR="00C876D5" w:rsidRDefault="00C876D5">
                    <w:pPr>
                      <w:spacing w:before="18"/>
                      <w:ind w:left="20"/>
                      <w:rPr>
                        <w:sz w:val="16"/>
                      </w:rPr>
                    </w:pP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uto">
    <w15:presenceInfo w15:providerId="None" w15:userId="Auto"/>
  </w15:person>
  <w15:person w15:author="Isabelle Siegler">
    <w15:presenceInfo w15:providerId="None" w15:userId="Isabelle Sieg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QxMzAxNzA2MzGzNDNU0lEKTi0uzszPAykwrAUADmK6/SwAAAA="/>
  </w:docVars>
  <w:rsids>
    <w:rsidRoot w:val="0070663D"/>
    <w:rsid w:val="000058CE"/>
    <w:rsid w:val="00016781"/>
    <w:rsid w:val="00017342"/>
    <w:rsid w:val="00025836"/>
    <w:rsid w:val="00027818"/>
    <w:rsid w:val="00031144"/>
    <w:rsid w:val="000315E8"/>
    <w:rsid w:val="00032B39"/>
    <w:rsid w:val="0003787B"/>
    <w:rsid w:val="000410B4"/>
    <w:rsid w:val="00042211"/>
    <w:rsid w:val="000541C5"/>
    <w:rsid w:val="00055956"/>
    <w:rsid w:val="00060B6C"/>
    <w:rsid w:val="00061EC6"/>
    <w:rsid w:val="00064DA9"/>
    <w:rsid w:val="00067569"/>
    <w:rsid w:val="0007364E"/>
    <w:rsid w:val="000767EC"/>
    <w:rsid w:val="0009067A"/>
    <w:rsid w:val="00090C18"/>
    <w:rsid w:val="00091031"/>
    <w:rsid w:val="00092996"/>
    <w:rsid w:val="00092AAA"/>
    <w:rsid w:val="0009572B"/>
    <w:rsid w:val="00096C22"/>
    <w:rsid w:val="000A17F5"/>
    <w:rsid w:val="000A2534"/>
    <w:rsid w:val="000A3563"/>
    <w:rsid w:val="000A4EEB"/>
    <w:rsid w:val="000A6DC9"/>
    <w:rsid w:val="000B0BB5"/>
    <w:rsid w:val="000B0D7B"/>
    <w:rsid w:val="000B48EB"/>
    <w:rsid w:val="000C28DC"/>
    <w:rsid w:val="000C3280"/>
    <w:rsid w:val="000C395C"/>
    <w:rsid w:val="000C6ADF"/>
    <w:rsid w:val="000C79EB"/>
    <w:rsid w:val="000D0F0D"/>
    <w:rsid w:val="000D2F71"/>
    <w:rsid w:val="000D43E2"/>
    <w:rsid w:val="000D4409"/>
    <w:rsid w:val="000D4EE9"/>
    <w:rsid w:val="000D5017"/>
    <w:rsid w:val="000D57C5"/>
    <w:rsid w:val="000E05A1"/>
    <w:rsid w:val="000E0BD7"/>
    <w:rsid w:val="000E350B"/>
    <w:rsid w:val="000E396E"/>
    <w:rsid w:val="000F361C"/>
    <w:rsid w:val="00100CFF"/>
    <w:rsid w:val="00101479"/>
    <w:rsid w:val="001015C9"/>
    <w:rsid w:val="00101972"/>
    <w:rsid w:val="001029BF"/>
    <w:rsid w:val="00107A0E"/>
    <w:rsid w:val="00112124"/>
    <w:rsid w:val="0011628A"/>
    <w:rsid w:val="001171F7"/>
    <w:rsid w:val="0012273C"/>
    <w:rsid w:val="00124722"/>
    <w:rsid w:val="00127DEA"/>
    <w:rsid w:val="00131492"/>
    <w:rsid w:val="001358E3"/>
    <w:rsid w:val="00136505"/>
    <w:rsid w:val="00140F72"/>
    <w:rsid w:val="00141B45"/>
    <w:rsid w:val="00143F7F"/>
    <w:rsid w:val="001461A9"/>
    <w:rsid w:val="00155572"/>
    <w:rsid w:val="00155C5F"/>
    <w:rsid w:val="001563A2"/>
    <w:rsid w:val="00157EB5"/>
    <w:rsid w:val="00164245"/>
    <w:rsid w:val="00164B43"/>
    <w:rsid w:val="001707D4"/>
    <w:rsid w:val="00170845"/>
    <w:rsid w:val="00172479"/>
    <w:rsid w:val="00182508"/>
    <w:rsid w:val="001849AD"/>
    <w:rsid w:val="00184A62"/>
    <w:rsid w:val="00185292"/>
    <w:rsid w:val="0019514C"/>
    <w:rsid w:val="00195801"/>
    <w:rsid w:val="001A186F"/>
    <w:rsid w:val="001A2DD1"/>
    <w:rsid w:val="001A7B88"/>
    <w:rsid w:val="001B08B7"/>
    <w:rsid w:val="001B6E62"/>
    <w:rsid w:val="001B720C"/>
    <w:rsid w:val="001B7F6A"/>
    <w:rsid w:val="001C16AE"/>
    <w:rsid w:val="001C2100"/>
    <w:rsid w:val="001C32ED"/>
    <w:rsid w:val="001C3461"/>
    <w:rsid w:val="001C474D"/>
    <w:rsid w:val="001C5CB4"/>
    <w:rsid w:val="001D08EC"/>
    <w:rsid w:val="001D1054"/>
    <w:rsid w:val="001D630B"/>
    <w:rsid w:val="001E0BDA"/>
    <w:rsid w:val="001E7009"/>
    <w:rsid w:val="001E7490"/>
    <w:rsid w:val="001E7AC8"/>
    <w:rsid w:val="00203CD1"/>
    <w:rsid w:val="00210163"/>
    <w:rsid w:val="0021083D"/>
    <w:rsid w:val="00213596"/>
    <w:rsid w:val="00214636"/>
    <w:rsid w:val="0021799F"/>
    <w:rsid w:val="00217EAB"/>
    <w:rsid w:val="00221E5D"/>
    <w:rsid w:val="002225E6"/>
    <w:rsid w:val="00224ABE"/>
    <w:rsid w:val="00226C22"/>
    <w:rsid w:val="00230AC0"/>
    <w:rsid w:val="00231B1A"/>
    <w:rsid w:val="00236538"/>
    <w:rsid w:val="00245776"/>
    <w:rsid w:val="00246B58"/>
    <w:rsid w:val="002519A9"/>
    <w:rsid w:val="00253BE4"/>
    <w:rsid w:val="0025705B"/>
    <w:rsid w:val="002575D3"/>
    <w:rsid w:val="00257D0E"/>
    <w:rsid w:val="0026234D"/>
    <w:rsid w:val="00264EB6"/>
    <w:rsid w:val="002652D0"/>
    <w:rsid w:val="00265E8F"/>
    <w:rsid w:val="002673F9"/>
    <w:rsid w:val="00267562"/>
    <w:rsid w:val="00270622"/>
    <w:rsid w:val="00275FC3"/>
    <w:rsid w:val="002801DA"/>
    <w:rsid w:val="00284E98"/>
    <w:rsid w:val="0029617B"/>
    <w:rsid w:val="002A0334"/>
    <w:rsid w:val="002A1918"/>
    <w:rsid w:val="002A2B88"/>
    <w:rsid w:val="002A6B5D"/>
    <w:rsid w:val="002B06BC"/>
    <w:rsid w:val="002C05A8"/>
    <w:rsid w:val="002C05C0"/>
    <w:rsid w:val="002C0722"/>
    <w:rsid w:val="002C0B44"/>
    <w:rsid w:val="002C6066"/>
    <w:rsid w:val="002D0E58"/>
    <w:rsid w:val="002D19DD"/>
    <w:rsid w:val="002D3B1A"/>
    <w:rsid w:val="002D3E78"/>
    <w:rsid w:val="002D5206"/>
    <w:rsid w:val="002D5BF9"/>
    <w:rsid w:val="002D6857"/>
    <w:rsid w:val="002E01AA"/>
    <w:rsid w:val="002E0E3D"/>
    <w:rsid w:val="002E1A1E"/>
    <w:rsid w:val="002E47E6"/>
    <w:rsid w:val="002F700A"/>
    <w:rsid w:val="002F7789"/>
    <w:rsid w:val="00302231"/>
    <w:rsid w:val="00304771"/>
    <w:rsid w:val="003055DE"/>
    <w:rsid w:val="003104F8"/>
    <w:rsid w:val="0031252D"/>
    <w:rsid w:val="00316450"/>
    <w:rsid w:val="00334289"/>
    <w:rsid w:val="003400A3"/>
    <w:rsid w:val="00346DE1"/>
    <w:rsid w:val="00353019"/>
    <w:rsid w:val="00355A9A"/>
    <w:rsid w:val="003576E5"/>
    <w:rsid w:val="003602B8"/>
    <w:rsid w:val="00362805"/>
    <w:rsid w:val="0036456B"/>
    <w:rsid w:val="00373A25"/>
    <w:rsid w:val="00375282"/>
    <w:rsid w:val="003763FA"/>
    <w:rsid w:val="00376494"/>
    <w:rsid w:val="003813AA"/>
    <w:rsid w:val="00381644"/>
    <w:rsid w:val="00381D8D"/>
    <w:rsid w:val="00382AE3"/>
    <w:rsid w:val="003833F0"/>
    <w:rsid w:val="00384B68"/>
    <w:rsid w:val="00390AE9"/>
    <w:rsid w:val="00390BAD"/>
    <w:rsid w:val="003912FD"/>
    <w:rsid w:val="003A1058"/>
    <w:rsid w:val="003A1421"/>
    <w:rsid w:val="003A59F6"/>
    <w:rsid w:val="003B0646"/>
    <w:rsid w:val="003B410C"/>
    <w:rsid w:val="003B4135"/>
    <w:rsid w:val="003B53D8"/>
    <w:rsid w:val="003B56C9"/>
    <w:rsid w:val="003B5FFF"/>
    <w:rsid w:val="003B64F6"/>
    <w:rsid w:val="003C2573"/>
    <w:rsid w:val="003C2F89"/>
    <w:rsid w:val="003D7577"/>
    <w:rsid w:val="003D7825"/>
    <w:rsid w:val="003E3F37"/>
    <w:rsid w:val="003E4693"/>
    <w:rsid w:val="003E51BD"/>
    <w:rsid w:val="003E5469"/>
    <w:rsid w:val="003E5D9E"/>
    <w:rsid w:val="003E74D7"/>
    <w:rsid w:val="003F423C"/>
    <w:rsid w:val="003F7A97"/>
    <w:rsid w:val="00407E03"/>
    <w:rsid w:val="004127D8"/>
    <w:rsid w:val="004134F9"/>
    <w:rsid w:val="00416397"/>
    <w:rsid w:val="0041688C"/>
    <w:rsid w:val="004200F2"/>
    <w:rsid w:val="0042119C"/>
    <w:rsid w:val="00427D08"/>
    <w:rsid w:val="00431BE7"/>
    <w:rsid w:val="00436DC8"/>
    <w:rsid w:val="0044106D"/>
    <w:rsid w:val="00441AD5"/>
    <w:rsid w:val="00441B1E"/>
    <w:rsid w:val="00450C06"/>
    <w:rsid w:val="00451064"/>
    <w:rsid w:val="00456E01"/>
    <w:rsid w:val="00467822"/>
    <w:rsid w:val="00471B8C"/>
    <w:rsid w:val="00475642"/>
    <w:rsid w:val="00476D76"/>
    <w:rsid w:val="00482C3A"/>
    <w:rsid w:val="0048309B"/>
    <w:rsid w:val="00485F66"/>
    <w:rsid w:val="004872C9"/>
    <w:rsid w:val="00487D89"/>
    <w:rsid w:val="00491552"/>
    <w:rsid w:val="00492017"/>
    <w:rsid w:val="0049497A"/>
    <w:rsid w:val="00496DAF"/>
    <w:rsid w:val="0049788C"/>
    <w:rsid w:val="004A21CA"/>
    <w:rsid w:val="004A7849"/>
    <w:rsid w:val="004B2029"/>
    <w:rsid w:val="004B2768"/>
    <w:rsid w:val="004B4890"/>
    <w:rsid w:val="004B545E"/>
    <w:rsid w:val="004B7B09"/>
    <w:rsid w:val="004C1372"/>
    <w:rsid w:val="004C1CD3"/>
    <w:rsid w:val="004C381D"/>
    <w:rsid w:val="004C5511"/>
    <w:rsid w:val="004C6B81"/>
    <w:rsid w:val="004C7350"/>
    <w:rsid w:val="004D1EA3"/>
    <w:rsid w:val="004D6822"/>
    <w:rsid w:val="004D7DA3"/>
    <w:rsid w:val="004E5CB7"/>
    <w:rsid w:val="004E6DF9"/>
    <w:rsid w:val="004F234F"/>
    <w:rsid w:val="004F4894"/>
    <w:rsid w:val="004F62F1"/>
    <w:rsid w:val="004F7DB9"/>
    <w:rsid w:val="00515825"/>
    <w:rsid w:val="00517851"/>
    <w:rsid w:val="00525A14"/>
    <w:rsid w:val="0052691A"/>
    <w:rsid w:val="00531EE9"/>
    <w:rsid w:val="00531F84"/>
    <w:rsid w:val="00532E14"/>
    <w:rsid w:val="00536AF7"/>
    <w:rsid w:val="005450CF"/>
    <w:rsid w:val="00557A2D"/>
    <w:rsid w:val="00562668"/>
    <w:rsid w:val="005638A6"/>
    <w:rsid w:val="005715AB"/>
    <w:rsid w:val="00571EAE"/>
    <w:rsid w:val="00581D2E"/>
    <w:rsid w:val="005859D0"/>
    <w:rsid w:val="005873BA"/>
    <w:rsid w:val="005A029E"/>
    <w:rsid w:val="005A118C"/>
    <w:rsid w:val="005A26F0"/>
    <w:rsid w:val="005A3E60"/>
    <w:rsid w:val="005A4409"/>
    <w:rsid w:val="005A4BBC"/>
    <w:rsid w:val="005A4F10"/>
    <w:rsid w:val="005A54F9"/>
    <w:rsid w:val="005A58F5"/>
    <w:rsid w:val="005A6361"/>
    <w:rsid w:val="005B20AA"/>
    <w:rsid w:val="005B6854"/>
    <w:rsid w:val="005C08D5"/>
    <w:rsid w:val="005C744B"/>
    <w:rsid w:val="005D04C8"/>
    <w:rsid w:val="005D076C"/>
    <w:rsid w:val="005D0B81"/>
    <w:rsid w:val="005D1A56"/>
    <w:rsid w:val="005D1DB8"/>
    <w:rsid w:val="005D7392"/>
    <w:rsid w:val="005E5FEF"/>
    <w:rsid w:val="005E7692"/>
    <w:rsid w:val="005F547D"/>
    <w:rsid w:val="005F56D3"/>
    <w:rsid w:val="005F72DC"/>
    <w:rsid w:val="005F79CD"/>
    <w:rsid w:val="00602B0B"/>
    <w:rsid w:val="00603261"/>
    <w:rsid w:val="00611994"/>
    <w:rsid w:val="006157A6"/>
    <w:rsid w:val="00616D17"/>
    <w:rsid w:val="006200DC"/>
    <w:rsid w:val="00622F28"/>
    <w:rsid w:val="006249CD"/>
    <w:rsid w:val="00630812"/>
    <w:rsid w:val="00645008"/>
    <w:rsid w:val="006479C6"/>
    <w:rsid w:val="006529A2"/>
    <w:rsid w:val="00655881"/>
    <w:rsid w:val="0066109B"/>
    <w:rsid w:val="0066180C"/>
    <w:rsid w:val="00661ACC"/>
    <w:rsid w:val="00662F75"/>
    <w:rsid w:val="00663EC3"/>
    <w:rsid w:val="006667CA"/>
    <w:rsid w:val="00667442"/>
    <w:rsid w:val="0066777F"/>
    <w:rsid w:val="00671C78"/>
    <w:rsid w:val="006721C3"/>
    <w:rsid w:val="00681E3A"/>
    <w:rsid w:val="00683218"/>
    <w:rsid w:val="006846AC"/>
    <w:rsid w:val="0068728E"/>
    <w:rsid w:val="006917CF"/>
    <w:rsid w:val="00691ADE"/>
    <w:rsid w:val="00694C1F"/>
    <w:rsid w:val="00695FCB"/>
    <w:rsid w:val="006972A4"/>
    <w:rsid w:val="006A1E99"/>
    <w:rsid w:val="006A4E31"/>
    <w:rsid w:val="006B2121"/>
    <w:rsid w:val="006B384A"/>
    <w:rsid w:val="006B44A9"/>
    <w:rsid w:val="006B69D3"/>
    <w:rsid w:val="006C0210"/>
    <w:rsid w:val="006C3D7F"/>
    <w:rsid w:val="006C41B4"/>
    <w:rsid w:val="006C7190"/>
    <w:rsid w:val="006D14EF"/>
    <w:rsid w:val="006D1DDD"/>
    <w:rsid w:val="006D3043"/>
    <w:rsid w:val="006D5FAD"/>
    <w:rsid w:val="006D6FE9"/>
    <w:rsid w:val="006E11BE"/>
    <w:rsid w:val="006F1513"/>
    <w:rsid w:val="006F20FA"/>
    <w:rsid w:val="006F4029"/>
    <w:rsid w:val="006F4B5A"/>
    <w:rsid w:val="007058A6"/>
    <w:rsid w:val="0070663D"/>
    <w:rsid w:val="0071138A"/>
    <w:rsid w:val="00722477"/>
    <w:rsid w:val="0073338A"/>
    <w:rsid w:val="00737BB4"/>
    <w:rsid w:val="00740901"/>
    <w:rsid w:val="0074316B"/>
    <w:rsid w:val="00744BD1"/>
    <w:rsid w:val="00744D94"/>
    <w:rsid w:val="00754E14"/>
    <w:rsid w:val="00757E0E"/>
    <w:rsid w:val="00771B86"/>
    <w:rsid w:val="0077784E"/>
    <w:rsid w:val="00780255"/>
    <w:rsid w:val="00784D20"/>
    <w:rsid w:val="007860F8"/>
    <w:rsid w:val="007870E8"/>
    <w:rsid w:val="007929F3"/>
    <w:rsid w:val="007939EA"/>
    <w:rsid w:val="007A14C1"/>
    <w:rsid w:val="007A2269"/>
    <w:rsid w:val="007A3AE8"/>
    <w:rsid w:val="007A698E"/>
    <w:rsid w:val="007B0A9E"/>
    <w:rsid w:val="007B2CC0"/>
    <w:rsid w:val="007B6719"/>
    <w:rsid w:val="007B6A91"/>
    <w:rsid w:val="007C710C"/>
    <w:rsid w:val="007D3748"/>
    <w:rsid w:val="007D37AB"/>
    <w:rsid w:val="007D401F"/>
    <w:rsid w:val="007D4E0D"/>
    <w:rsid w:val="007D69C4"/>
    <w:rsid w:val="007E2210"/>
    <w:rsid w:val="007E38AE"/>
    <w:rsid w:val="007F2972"/>
    <w:rsid w:val="008024EB"/>
    <w:rsid w:val="00803913"/>
    <w:rsid w:val="00803E2B"/>
    <w:rsid w:val="008063DF"/>
    <w:rsid w:val="00806470"/>
    <w:rsid w:val="00810F44"/>
    <w:rsid w:val="00821B90"/>
    <w:rsid w:val="00821E9B"/>
    <w:rsid w:val="0082329A"/>
    <w:rsid w:val="00824957"/>
    <w:rsid w:val="00833C55"/>
    <w:rsid w:val="00835272"/>
    <w:rsid w:val="00835370"/>
    <w:rsid w:val="0083730B"/>
    <w:rsid w:val="00844823"/>
    <w:rsid w:val="00845917"/>
    <w:rsid w:val="00845ED9"/>
    <w:rsid w:val="00847C78"/>
    <w:rsid w:val="008515CF"/>
    <w:rsid w:val="00860F6B"/>
    <w:rsid w:val="0086240C"/>
    <w:rsid w:val="008628B4"/>
    <w:rsid w:val="00862AD7"/>
    <w:rsid w:val="00863ED2"/>
    <w:rsid w:val="00864A4D"/>
    <w:rsid w:val="008656CD"/>
    <w:rsid w:val="0087306A"/>
    <w:rsid w:val="0087436B"/>
    <w:rsid w:val="00874882"/>
    <w:rsid w:val="008763C5"/>
    <w:rsid w:val="00876729"/>
    <w:rsid w:val="00877DE4"/>
    <w:rsid w:val="008802E4"/>
    <w:rsid w:val="008825C8"/>
    <w:rsid w:val="008825FC"/>
    <w:rsid w:val="00883514"/>
    <w:rsid w:val="00884229"/>
    <w:rsid w:val="00890D7C"/>
    <w:rsid w:val="0089308D"/>
    <w:rsid w:val="00893860"/>
    <w:rsid w:val="00896F7E"/>
    <w:rsid w:val="00897392"/>
    <w:rsid w:val="008A0B5E"/>
    <w:rsid w:val="008A3B55"/>
    <w:rsid w:val="008A72AD"/>
    <w:rsid w:val="008B51EE"/>
    <w:rsid w:val="008B6862"/>
    <w:rsid w:val="008B7048"/>
    <w:rsid w:val="008C3F1A"/>
    <w:rsid w:val="008C5119"/>
    <w:rsid w:val="008D4EAA"/>
    <w:rsid w:val="008D77CF"/>
    <w:rsid w:val="008E0453"/>
    <w:rsid w:val="008E6E3A"/>
    <w:rsid w:val="008F1BCA"/>
    <w:rsid w:val="008F584A"/>
    <w:rsid w:val="009009C8"/>
    <w:rsid w:val="00900AA9"/>
    <w:rsid w:val="00901C78"/>
    <w:rsid w:val="00915EA0"/>
    <w:rsid w:val="009209F4"/>
    <w:rsid w:val="009213F6"/>
    <w:rsid w:val="00924555"/>
    <w:rsid w:val="00931599"/>
    <w:rsid w:val="00932D3D"/>
    <w:rsid w:val="00932DBC"/>
    <w:rsid w:val="00935D5D"/>
    <w:rsid w:val="00940ED3"/>
    <w:rsid w:val="009429CB"/>
    <w:rsid w:val="009470C9"/>
    <w:rsid w:val="00947FB7"/>
    <w:rsid w:val="0095496A"/>
    <w:rsid w:val="009561BC"/>
    <w:rsid w:val="009609CF"/>
    <w:rsid w:val="0096160A"/>
    <w:rsid w:val="00965AAF"/>
    <w:rsid w:val="0096672F"/>
    <w:rsid w:val="00966C8E"/>
    <w:rsid w:val="00972D88"/>
    <w:rsid w:val="0097657F"/>
    <w:rsid w:val="00977E6C"/>
    <w:rsid w:val="0098070D"/>
    <w:rsid w:val="00981614"/>
    <w:rsid w:val="009878CC"/>
    <w:rsid w:val="00987A08"/>
    <w:rsid w:val="00994420"/>
    <w:rsid w:val="00994E3C"/>
    <w:rsid w:val="009A4127"/>
    <w:rsid w:val="009B0466"/>
    <w:rsid w:val="009B0722"/>
    <w:rsid w:val="009B07B2"/>
    <w:rsid w:val="009B12C4"/>
    <w:rsid w:val="009B1808"/>
    <w:rsid w:val="009B3069"/>
    <w:rsid w:val="009B5B5D"/>
    <w:rsid w:val="009C3632"/>
    <w:rsid w:val="009C5BCE"/>
    <w:rsid w:val="009C61F9"/>
    <w:rsid w:val="009C6ED5"/>
    <w:rsid w:val="009C7B82"/>
    <w:rsid w:val="009D2644"/>
    <w:rsid w:val="009D3DB9"/>
    <w:rsid w:val="009D6CD1"/>
    <w:rsid w:val="009D7140"/>
    <w:rsid w:val="009E1A26"/>
    <w:rsid w:val="009E2E97"/>
    <w:rsid w:val="009E2F8A"/>
    <w:rsid w:val="009E6967"/>
    <w:rsid w:val="009E764D"/>
    <w:rsid w:val="009E7E45"/>
    <w:rsid w:val="009F32E0"/>
    <w:rsid w:val="009F4103"/>
    <w:rsid w:val="00A01306"/>
    <w:rsid w:val="00A03B28"/>
    <w:rsid w:val="00A03D55"/>
    <w:rsid w:val="00A10F19"/>
    <w:rsid w:val="00A200C7"/>
    <w:rsid w:val="00A2266D"/>
    <w:rsid w:val="00A23D7A"/>
    <w:rsid w:val="00A24703"/>
    <w:rsid w:val="00A2540F"/>
    <w:rsid w:val="00A25DF6"/>
    <w:rsid w:val="00A275A4"/>
    <w:rsid w:val="00A31E59"/>
    <w:rsid w:val="00A45415"/>
    <w:rsid w:val="00A4552F"/>
    <w:rsid w:val="00A461FD"/>
    <w:rsid w:val="00A46DE7"/>
    <w:rsid w:val="00A50769"/>
    <w:rsid w:val="00A50DEF"/>
    <w:rsid w:val="00A571ED"/>
    <w:rsid w:val="00A67588"/>
    <w:rsid w:val="00A74A26"/>
    <w:rsid w:val="00A74E6C"/>
    <w:rsid w:val="00A762DF"/>
    <w:rsid w:val="00A8034C"/>
    <w:rsid w:val="00A816E4"/>
    <w:rsid w:val="00A97BEA"/>
    <w:rsid w:val="00A97F87"/>
    <w:rsid w:val="00AA1378"/>
    <w:rsid w:val="00AA1A26"/>
    <w:rsid w:val="00AA200E"/>
    <w:rsid w:val="00AA2904"/>
    <w:rsid w:val="00AA34EE"/>
    <w:rsid w:val="00AB7CF1"/>
    <w:rsid w:val="00AC1A6A"/>
    <w:rsid w:val="00AC1CA9"/>
    <w:rsid w:val="00AD368E"/>
    <w:rsid w:val="00AE30A2"/>
    <w:rsid w:val="00AE361D"/>
    <w:rsid w:val="00AE3BFE"/>
    <w:rsid w:val="00AF0A03"/>
    <w:rsid w:val="00AF35CB"/>
    <w:rsid w:val="00AF7FBD"/>
    <w:rsid w:val="00B00DE8"/>
    <w:rsid w:val="00B02241"/>
    <w:rsid w:val="00B053EF"/>
    <w:rsid w:val="00B10AF8"/>
    <w:rsid w:val="00B170EA"/>
    <w:rsid w:val="00B17D0E"/>
    <w:rsid w:val="00B20887"/>
    <w:rsid w:val="00B23A60"/>
    <w:rsid w:val="00B25FCF"/>
    <w:rsid w:val="00B302F3"/>
    <w:rsid w:val="00B3323F"/>
    <w:rsid w:val="00B41212"/>
    <w:rsid w:val="00B42E8C"/>
    <w:rsid w:val="00B47B2E"/>
    <w:rsid w:val="00B5204E"/>
    <w:rsid w:val="00B53011"/>
    <w:rsid w:val="00B622D1"/>
    <w:rsid w:val="00B62A30"/>
    <w:rsid w:val="00B67084"/>
    <w:rsid w:val="00B713A0"/>
    <w:rsid w:val="00B7169B"/>
    <w:rsid w:val="00B72D87"/>
    <w:rsid w:val="00B72DB2"/>
    <w:rsid w:val="00B80AFC"/>
    <w:rsid w:val="00B85007"/>
    <w:rsid w:val="00B86200"/>
    <w:rsid w:val="00B87704"/>
    <w:rsid w:val="00B91278"/>
    <w:rsid w:val="00B9304B"/>
    <w:rsid w:val="00B93975"/>
    <w:rsid w:val="00B95358"/>
    <w:rsid w:val="00B97885"/>
    <w:rsid w:val="00BA20E1"/>
    <w:rsid w:val="00BA2CBA"/>
    <w:rsid w:val="00BB2B6A"/>
    <w:rsid w:val="00BB3DF6"/>
    <w:rsid w:val="00BB49DB"/>
    <w:rsid w:val="00BB6697"/>
    <w:rsid w:val="00BB6B0D"/>
    <w:rsid w:val="00BC1D7C"/>
    <w:rsid w:val="00BC5BC9"/>
    <w:rsid w:val="00BC7F97"/>
    <w:rsid w:val="00BD094A"/>
    <w:rsid w:val="00BD26FC"/>
    <w:rsid w:val="00BD3F45"/>
    <w:rsid w:val="00BD5373"/>
    <w:rsid w:val="00BD6F11"/>
    <w:rsid w:val="00BE1391"/>
    <w:rsid w:val="00BE5BCC"/>
    <w:rsid w:val="00BE7B6B"/>
    <w:rsid w:val="00BF701A"/>
    <w:rsid w:val="00C00CE7"/>
    <w:rsid w:val="00C046F0"/>
    <w:rsid w:val="00C07D7C"/>
    <w:rsid w:val="00C10127"/>
    <w:rsid w:val="00C117C6"/>
    <w:rsid w:val="00C1592B"/>
    <w:rsid w:val="00C16527"/>
    <w:rsid w:val="00C16A71"/>
    <w:rsid w:val="00C248D5"/>
    <w:rsid w:val="00C258EC"/>
    <w:rsid w:val="00C25F8B"/>
    <w:rsid w:val="00C27747"/>
    <w:rsid w:val="00C3116B"/>
    <w:rsid w:val="00C319A2"/>
    <w:rsid w:val="00C34715"/>
    <w:rsid w:val="00C40F26"/>
    <w:rsid w:val="00C41AD7"/>
    <w:rsid w:val="00C433B6"/>
    <w:rsid w:val="00C45420"/>
    <w:rsid w:val="00C503CB"/>
    <w:rsid w:val="00C52C25"/>
    <w:rsid w:val="00C53506"/>
    <w:rsid w:val="00C56721"/>
    <w:rsid w:val="00C5738A"/>
    <w:rsid w:val="00C611DA"/>
    <w:rsid w:val="00C6136B"/>
    <w:rsid w:val="00C64015"/>
    <w:rsid w:val="00C64333"/>
    <w:rsid w:val="00C70451"/>
    <w:rsid w:val="00C74C78"/>
    <w:rsid w:val="00C800AC"/>
    <w:rsid w:val="00C800D4"/>
    <w:rsid w:val="00C81E07"/>
    <w:rsid w:val="00C82168"/>
    <w:rsid w:val="00C867AA"/>
    <w:rsid w:val="00C876D5"/>
    <w:rsid w:val="00C93643"/>
    <w:rsid w:val="00CA2685"/>
    <w:rsid w:val="00CA279E"/>
    <w:rsid w:val="00CA53D0"/>
    <w:rsid w:val="00CA6534"/>
    <w:rsid w:val="00CA70B3"/>
    <w:rsid w:val="00CB0281"/>
    <w:rsid w:val="00CB688E"/>
    <w:rsid w:val="00CB6ECC"/>
    <w:rsid w:val="00CC2BA4"/>
    <w:rsid w:val="00CC3237"/>
    <w:rsid w:val="00CC5B91"/>
    <w:rsid w:val="00CD1478"/>
    <w:rsid w:val="00CD6408"/>
    <w:rsid w:val="00CD644F"/>
    <w:rsid w:val="00CE10B3"/>
    <w:rsid w:val="00CE29AF"/>
    <w:rsid w:val="00CE6597"/>
    <w:rsid w:val="00CF1BA1"/>
    <w:rsid w:val="00CF256C"/>
    <w:rsid w:val="00CF2C17"/>
    <w:rsid w:val="00CF328C"/>
    <w:rsid w:val="00D0746B"/>
    <w:rsid w:val="00D07583"/>
    <w:rsid w:val="00D11514"/>
    <w:rsid w:val="00D12454"/>
    <w:rsid w:val="00D126F5"/>
    <w:rsid w:val="00D16496"/>
    <w:rsid w:val="00D164D9"/>
    <w:rsid w:val="00D176BC"/>
    <w:rsid w:val="00D24126"/>
    <w:rsid w:val="00D26E34"/>
    <w:rsid w:val="00D31044"/>
    <w:rsid w:val="00D37537"/>
    <w:rsid w:val="00D41CE6"/>
    <w:rsid w:val="00D44238"/>
    <w:rsid w:val="00D47381"/>
    <w:rsid w:val="00D52B1A"/>
    <w:rsid w:val="00D55D09"/>
    <w:rsid w:val="00D60AFA"/>
    <w:rsid w:val="00D63A52"/>
    <w:rsid w:val="00D70CF7"/>
    <w:rsid w:val="00D7544B"/>
    <w:rsid w:val="00D8303C"/>
    <w:rsid w:val="00D8344D"/>
    <w:rsid w:val="00D8652E"/>
    <w:rsid w:val="00D86EB5"/>
    <w:rsid w:val="00D90BBD"/>
    <w:rsid w:val="00D944BE"/>
    <w:rsid w:val="00D97169"/>
    <w:rsid w:val="00D97770"/>
    <w:rsid w:val="00DA5914"/>
    <w:rsid w:val="00DA5C5C"/>
    <w:rsid w:val="00DB0981"/>
    <w:rsid w:val="00DB3425"/>
    <w:rsid w:val="00DB405D"/>
    <w:rsid w:val="00DB51C9"/>
    <w:rsid w:val="00DB72D5"/>
    <w:rsid w:val="00DC0D69"/>
    <w:rsid w:val="00DC14B8"/>
    <w:rsid w:val="00DC16E5"/>
    <w:rsid w:val="00DC1E1B"/>
    <w:rsid w:val="00DC2BA3"/>
    <w:rsid w:val="00DC3993"/>
    <w:rsid w:val="00DD5851"/>
    <w:rsid w:val="00DD72BC"/>
    <w:rsid w:val="00DE3DDC"/>
    <w:rsid w:val="00DF25E1"/>
    <w:rsid w:val="00DF29C4"/>
    <w:rsid w:val="00DF4C62"/>
    <w:rsid w:val="00DF7992"/>
    <w:rsid w:val="00E00983"/>
    <w:rsid w:val="00E018A8"/>
    <w:rsid w:val="00E032EE"/>
    <w:rsid w:val="00E04D64"/>
    <w:rsid w:val="00E0521E"/>
    <w:rsid w:val="00E069DA"/>
    <w:rsid w:val="00E15D95"/>
    <w:rsid w:val="00E178FB"/>
    <w:rsid w:val="00E23618"/>
    <w:rsid w:val="00E24D9C"/>
    <w:rsid w:val="00E2791E"/>
    <w:rsid w:val="00E27E36"/>
    <w:rsid w:val="00E30711"/>
    <w:rsid w:val="00E30BDB"/>
    <w:rsid w:val="00E310A5"/>
    <w:rsid w:val="00E35A0E"/>
    <w:rsid w:val="00E375F4"/>
    <w:rsid w:val="00E40C5C"/>
    <w:rsid w:val="00E40E51"/>
    <w:rsid w:val="00E43CBB"/>
    <w:rsid w:val="00E44EFB"/>
    <w:rsid w:val="00E45826"/>
    <w:rsid w:val="00E51A55"/>
    <w:rsid w:val="00E5787D"/>
    <w:rsid w:val="00E658D1"/>
    <w:rsid w:val="00E665CA"/>
    <w:rsid w:val="00E668BE"/>
    <w:rsid w:val="00E723CF"/>
    <w:rsid w:val="00E8313C"/>
    <w:rsid w:val="00E863F2"/>
    <w:rsid w:val="00E8676D"/>
    <w:rsid w:val="00E91C75"/>
    <w:rsid w:val="00E92521"/>
    <w:rsid w:val="00E92765"/>
    <w:rsid w:val="00E959EC"/>
    <w:rsid w:val="00EA33BF"/>
    <w:rsid w:val="00EA7E52"/>
    <w:rsid w:val="00EB2935"/>
    <w:rsid w:val="00EB2A1E"/>
    <w:rsid w:val="00EB4539"/>
    <w:rsid w:val="00EB4FAB"/>
    <w:rsid w:val="00EC007A"/>
    <w:rsid w:val="00EC00B6"/>
    <w:rsid w:val="00EC1066"/>
    <w:rsid w:val="00EC1566"/>
    <w:rsid w:val="00EC2C2B"/>
    <w:rsid w:val="00EC4E33"/>
    <w:rsid w:val="00EC512D"/>
    <w:rsid w:val="00EC559D"/>
    <w:rsid w:val="00ED22D8"/>
    <w:rsid w:val="00ED3973"/>
    <w:rsid w:val="00ED41BE"/>
    <w:rsid w:val="00EE0DAA"/>
    <w:rsid w:val="00EE13E5"/>
    <w:rsid w:val="00EE2370"/>
    <w:rsid w:val="00EE3EFA"/>
    <w:rsid w:val="00EF116A"/>
    <w:rsid w:val="00EF5865"/>
    <w:rsid w:val="00F11BA8"/>
    <w:rsid w:val="00F121E5"/>
    <w:rsid w:val="00F13F5A"/>
    <w:rsid w:val="00F14229"/>
    <w:rsid w:val="00F1627E"/>
    <w:rsid w:val="00F235E6"/>
    <w:rsid w:val="00F23F0D"/>
    <w:rsid w:val="00F2510B"/>
    <w:rsid w:val="00F26BDE"/>
    <w:rsid w:val="00F31104"/>
    <w:rsid w:val="00F3240F"/>
    <w:rsid w:val="00F3269E"/>
    <w:rsid w:val="00F37776"/>
    <w:rsid w:val="00F44962"/>
    <w:rsid w:val="00F57B62"/>
    <w:rsid w:val="00F6044B"/>
    <w:rsid w:val="00F60AC9"/>
    <w:rsid w:val="00F63045"/>
    <w:rsid w:val="00F663AC"/>
    <w:rsid w:val="00F6732E"/>
    <w:rsid w:val="00F733D0"/>
    <w:rsid w:val="00F761E2"/>
    <w:rsid w:val="00F77D38"/>
    <w:rsid w:val="00F80751"/>
    <w:rsid w:val="00F80942"/>
    <w:rsid w:val="00F854E5"/>
    <w:rsid w:val="00F87727"/>
    <w:rsid w:val="00F91375"/>
    <w:rsid w:val="00F96915"/>
    <w:rsid w:val="00FA2ED0"/>
    <w:rsid w:val="00FA6057"/>
    <w:rsid w:val="00FA744F"/>
    <w:rsid w:val="00FA7EC6"/>
    <w:rsid w:val="00FB1B18"/>
    <w:rsid w:val="00FB1FCA"/>
    <w:rsid w:val="00FC020C"/>
    <w:rsid w:val="00FC0C77"/>
    <w:rsid w:val="00FC574D"/>
    <w:rsid w:val="00FC5C79"/>
    <w:rsid w:val="00FD04A4"/>
    <w:rsid w:val="00FD0527"/>
    <w:rsid w:val="00FD06F1"/>
    <w:rsid w:val="00FD10FD"/>
    <w:rsid w:val="00FD2558"/>
    <w:rsid w:val="00FD530B"/>
    <w:rsid w:val="00FD6C58"/>
    <w:rsid w:val="00FE1AE3"/>
    <w:rsid w:val="00FE2897"/>
    <w:rsid w:val="00FE2A64"/>
    <w:rsid w:val="00FE2BD0"/>
    <w:rsid w:val="00FE3848"/>
    <w:rsid w:val="00FE624D"/>
    <w:rsid w:val="00FE6816"/>
    <w:rsid w:val="00FF4F5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F95A5"/>
  <w15:docId w15:val="{7827644B-7B40-4C28-9B6F-15DEF43A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Titre1">
    <w:name w:val="heading 1"/>
    <w:basedOn w:val="Normal"/>
    <w:uiPriority w:val="1"/>
    <w:qFormat/>
    <w:pPr>
      <w:ind w:left="113"/>
      <w:outlineLvl w:val="0"/>
    </w:pPr>
    <w:rPr>
      <w:b/>
      <w:bCs/>
      <w:sz w:val="24"/>
      <w:szCs w:val="24"/>
    </w:rPr>
  </w:style>
  <w:style w:type="paragraph" w:styleId="Titre2">
    <w:name w:val="heading 2"/>
    <w:basedOn w:val="Normal"/>
    <w:uiPriority w:val="1"/>
    <w:qFormat/>
    <w:pPr>
      <w:ind w:left="113"/>
      <w:outlineLvl w:val="1"/>
    </w:pPr>
    <w:rPr>
      <w:b/>
      <w:bCs/>
      <w:sz w:val="20"/>
      <w:szCs w:val="20"/>
    </w:rPr>
  </w:style>
  <w:style w:type="paragraph" w:styleId="Titre3">
    <w:name w:val="heading 3"/>
    <w:basedOn w:val="Normal"/>
    <w:uiPriority w:val="1"/>
    <w:qFormat/>
    <w:pPr>
      <w:spacing w:before="146"/>
      <w:ind w:left="113"/>
      <w:outlineLvl w:val="2"/>
    </w:pPr>
    <w:rPr>
      <w:b/>
      <w:bCs/>
      <w:i/>
      <w:sz w:val="20"/>
      <w:szCs w:val="20"/>
    </w:rPr>
  </w:style>
  <w:style w:type="paragraph" w:styleId="Titre4">
    <w:name w:val="heading 4"/>
    <w:basedOn w:val="Normal"/>
    <w:next w:val="Normal"/>
    <w:link w:val="Titre4Car"/>
    <w:uiPriority w:val="9"/>
    <w:semiHidden/>
    <w:unhideWhenUsed/>
    <w:qFormat/>
    <w:rsid w:val="00B80AF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styleId="Textedelespacerserv">
    <w:name w:val="Placeholder Text"/>
    <w:basedOn w:val="Policepardfaut"/>
    <w:uiPriority w:val="99"/>
    <w:semiHidden/>
    <w:rsid w:val="00182508"/>
    <w:rPr>
      <w:color w:val="808080"/>
    </w:rPr>
  </w:style>
  <w:style w:type="character" w:styleId="Lienhypertexte">
    <w:name w:val="Hyperlink"/>
    <w:basedOn w:val="Policepardfaut"/>
    <w:uiPriority w:val="99"/>
    <w:unhideWhenUsed/>
    <w:rsid w:val="000B0D7B"/>
    <w:rPr>
      <w:color w:val="0000FF"/>
      <w:u w:val="single"/>
    </w:rPr>
  </w:style>
  <w:style w:type="paragraph" w:styleId="Lgende">
    <w:name w:val="caption"/>
    <w:basedOn w:val="Normal"/>
    <w:next w:val="Normal"/>
    <w:uiPriority w:val="35"/>
    <w:unhideWhenUsed/>
    <w:qFormat/>
    <w:rsid w:val="00257D0E"/>
    <w:pPr>
      <w:spacing w:after="200"/>
    </w:pPr>
    <w:rPr>
      <w:i/>
      <w:iCs/>
      <w:color w:val="000000" w:themeColor="text1"/>
      <w:sz w:val="18"/>
      <w:szCs w:val="18"/>
    </w:rPr>
  </w:style>
  <w:style w:type="paragraph" w:styleId="Textedebulles">
    <w:name w:val="Balloon Text"/>
    <w:basedOn w:val="Normal"/>
    <w:link w:val="TextedebullesCar"/>
    <w:uiPriority w:val="99"/>
    <w:semiHidden/>
    <w:unhideWhenUsed/>
    <w:rsid w:val="004B7B09"/>
    <w:rPr>
      <w:rFonts w:ascii="Segoe UI" w:hAnsi="Segoe UI" w:cs="Segoe UI"/>
      <w:sz w:val="18"/>
      <w:szCs w:val="18"/>
    </w:rPr>
  </w:style>
  <w:style w:type="character" w:customStyle="1" w:styleId="TextedebullesCar">
    <w:name w:val="Texte de bulles Car"/>
    <w:basedOn w:val="Policepardfaut"/>
    <w:link w:val="Textedebulles"/>
    <w:uiPriority w:val="99"/>
    <w:semiHidden/>
    <w:rsid w:val="004B7B09"/>
    <w:rPr>
      <w:rFonts w:ascii="Segoe UI" w:eastAsia="Times New Roman" w:hAnsi="Segoe UI" w:cs="Segoe UI"/>
      <w:sz w:val="18"/>
      <w:szCs w:val="18"/>
      <w:lang w:bidi="en-US"/>
    </w:rPr>
  </w:style>
  <w:style w:type="character" w:styleId="Marquedecommentaire">
    <w:name w:val="annotation reference"/>
    <w:basedOn w:val="Policepardfaut"/>
    <w:uiPriority w:val="99"/>
    <w:semiHidden/>
    <w:unhideWhenUsed/>
    <w:rsid w:val="004B7B09"/>
    <w:rPr>
      <w:sz w:val="16"/>
      <w:szCs w:val="16"/>
    </w:rPr>
  </w:style>
  <w:style w:type="paragraph" w:styleId="Commentaire">
    <w:name w:val="annotation text"/>
    <w:basedOn w:val="Normal"/>
    <w:link w:val="CommentaireCar"/>
    <w:uiPriority w:val="99"/>
    <w:semiHidden/>
    <w:unhideWhenUsed/>
    <w:rsid w:val="004B7B09"/>
    <w:rPr>
      <w:sz w:val="20"/>
      <w:szCs w:val="20"/>
    </w:rPr>
  </w:style>
  <w:style w:type="character" w:customStyle="1" w:styleId="CommentaireCar">
    <w:name w:val="Commentaire Car"/>
    <w:basedOn w:val="Policepardfaut"/>
    <w:link w:val="Commentaire"/>
    <w:uiPriority w:val="99"/>
    <w:semiHidden/>
    <w:rsid w:val="004B7B09"/>
    <w:rPr>
      <w:rFonts w:ascii="Times New Roman" w:eastAsia="Times New Roman" w:hAnsi="Times New Roman" w:cs="Times New Roman"/>
      <w:sz w:val="20"/>
      <w:szCs w:val="20"/>
      <w:lang w:bidi="en-US"/>
    </w:rPr>
  </w:style>
  <w:style w:type="paragraph" w:styleId="Objetducommentaire">
    <w:name w:val="annotation subject"/>
    <w:basedOn w:val="Commentaire"/>
    <w:next w:val="Commentaire"/>
    <w:link w:val="ObjetducommentaireCar"/>
    <w:uiPriority w:val="99"/>
    <w:semiHidden/>
    <w:unhideWhenUsed/>
    <w:rsid w:val="004B7B09"/>
    <w:rPr>
      <w:b/>
      <w:bCs/>
    </w:rPr>
  </w:style>
  <w:style w:type="character" w:customStyle="1" w:styleId="ObjetducommentaireCar">
    <w:name w:val="Objet du commentaire Car"/>
    <w:basedOn w:val="CommentaireCar"/>
    <w:link w:val="Objetducommentaire"/>
    <w:uiPriority w:val="99"/>
    <w:semiHidden/>
    <w:rsid w:val="004B7B09"/>
    <w:rPr>
      <w:rFonts w:ascii="Times New Roman" w:eastAsia="Times New Roman" w:hAnsi="Times New Roman" w:cs="Times New Roman"/>
      <w:b/>
      <w:bCs/>
      <w:sz w:val="20"/>
      <w:szCs w:val="20"/>
      <w:lang w:bidi="en-US"/>
    </w:rPr>
  </w:style>
  <w:style w:type="paragraph" w:styleId="Rvision">
    <w:name w:val="Revision"/>
    <w:hidden/>
    <w:uiPriority w:val="99"/>
    <w:semiHidden/>
    <w:rsid w:val="008F584A"/>
    <w:pPr>
      <w:widowControl/>
      <w:autoSpaceDE/>
      <w:autoSpaceDN/>
    </w:pPr>
    <w:rPr>
      <w:rFonts w:ascii="Times New Roman" w:eastAsia="Times New Roman" w:hAnsi="Times New Roman" w:cs="Times New Roman"/>
      <w:lang w:bidi="en-US"/>
    </w:rPr>
  </w:style>
  <w:style w:type="character" w:customStyle="1" w:styleId="Titre4Car">
    <w:name w:val="Titre 4 Car"/>
    <w:basedOn w:val="Policepardfaut"/>
    <w:link w:val="Titre4"/>
    <w:uiPriority w:val="9"/>
    <w:semiHidden/>
    <w:rsid w:val="00B80AFC"/>
    <w:rPr>
      <w:rFonts w:asciiTheme="majorHAnsi" w:eastAsiaTheme="majorEastAsia" w:hAnsiTheme="majorHAnsi" w:cstheme="majorBidi"/>
      <w:i/>
      <w:iCs/>
      <w:color w:val="365F91" w:themeColor="accent1" w:themeShade="BF"/>
      <w:lang w:bidi="en-US"/>
    </w:rPr>
  </w:style>
  <w:style w:type="paragraph" w:styleId="Bibliographie">
    <w:name w:val="Bibliography"/>
    <w:basedOn w:val="Normal"/>
    <w:next w:val="Normal"/>
    <w:uiPriority w:val="37"/>
    <w:unhideWhenUsed/>
    <w:rsid w:val="00DB72D5"/>
    <w:pPr>
      <w:tabs>
        <w:tab w:val="left" w:pos="504"/>
      </w:tabs>
      <w:spacing w:after="240"/>
      <w:ind w:left="504" w:hanging="504"/>
    </w:pPr>
  </w:style>
  <w:style w:type="table" w:styleId="Grilledutableau">
    <w:name w:val="Table Grid"/>
    <w:basedOn w:val="TableauNormal"/>
    <w:uiPriority w:val="39"/>
    <w:rsid w:val="00980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04D64"/>
    <w:pPr>
      <w:tabs>
        <w:tab w:val="center" w:pos="4536"/>
        <w:tab w:val="right" w:pos="9072"/>
      </w:tabs>
    </w:pPr>
  </w:style>
  <w:style w:type="character" w:customStyle="1" w:styleId="En-tteCar">
    <w:name w:val="En-tête Car"/>
    <w:basedOn w:val="Policepardfaut"/>
    <w:link w:val="En-tte"/>
    <w:uiPriority w:val="99"/>
    <w:rsid w:val="00E04D64"/>
    <w:rPr>
      <w:rFonts w:ascii="Times New Roman" w:eastAsia="Times New Roman" w:hAnsi="Times New Roman" w:cs="Times New Roman"/>
      <w:lang w:bidi="en-US"/>
    </w:rPr>
  </w:style>
  <w:style w:type="paragraph" w:styleId="Pieddepage">
    <w:name w:val="footer"/>
    <w:basedOn w:val="Normal"/>
    <w:link w:val="PieddepageCar"/>
    <w:uiPriority w:val="99"/>
    <w:unhideWhenUsed/>
    <w:rsid w:val="00E04D64"/>
    <w:pPr>
      <w:tabs>
        <w:tab w:val="center" w:pos="4536"/>
        <w:tab w:val="right" w:pos="9072"/>
      </w:tabs>
    </w:pPr>
  </w:style>
  <w:style w:type="character" w:customStyle="1" w:styleId="PieddepageCar">
    <w:name w:val="Pied de page Car"/>
    <w:basedOn w:val="Policepardfaut"/>
    <w:link w:val="Pieddepage"/>
    <w:uiPriority w:val="99"/>
    <w:rsid w:val="00E04D64"/>
    <w:rPr>
      <w:rFonts w:ascii="Times New Roman" w:eastAsia="Times New Roman" w:hAnsi="Times New Roman" w:cs="Times New Roman"/>
      <w:lang w:bidi="en-US"/>
    </w:rPr>
  </w:style>
  <w:style w:type="character" w:styleId="Numrodeligne">
    <w:name w:val="line number"/>
    <w:basedOn w:val="Policepardfaut"/>
    <w:uiPriority w:val="99"/>
    <w:semiHidden/>
    <w:unhideWhenUsed/>
    <w:rsid w:val="00743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0615">
      <w:bodyDiv w:val="1"/>
      <w:marLeft w:val="0"/>
      <w:marRight w:val="0"/>
      <w:marTop w:val="0"/>
      <w:marBottom w:val="0"/>
      <w:divBdr>
        <w:top w:val="none" w:sz="0" w:space="0" w:color="auto"/>
        <w:left w:val="none" w:sz="0" w:space="0" w:color="auto"/>
        <w:bottom w:val="none" w:sz="0" w:space="0" w:color="auto"/>
        <w:right w:val="none" w:sz="0" w:space="0" w:color="auto"/>
      </w:divBdr>
      <w:divsChild>
        <w:div w:id="1478763542">
          <w:marLeft w:val="0"/>
          <w:marRight w:val="108"/>
          <w:marTop w:val="108"/>
          <w:marBottom w:val="108"/>
          <w:divBdr>
            <w:top w:val="none" w:sz="0" w:space="0" w:color="auto"/>
            <w:left w:val="none" w:sz="0" w:space="0" w:color="auto"/>
            <w:bottom w:val="none" w:sz="0" w:space="0" w:color="auto"/>
            <w:right w:val="none" w:sz="0" w:space="0" w:color="auto"/>
          </w:divBdr>
          <w:divsChild>
            <w:div w:id="147553241">
              <w:marLeft w:val="0"/>
              <w:marRight w:val="0"/>
              <w:marTop w:val="0"/>
              <w:marBottom w:val="0"/>
              <w:divBdr>
                <w:top w:val="none" w:sz="0" w:space="0" w:color="auto"/>
                <w:left w:val="none" w:sz="0" w:space="0" w:color="auto"/>
                <w:bottom w:val="none" w:sz="0" w:space="0" w:color="auto"/>
                <w:right w:val="none" w:sz="0" w:space="0" w:color="auto"/>
              </w:divBdr>
              <w:divsChild>
                <w:div w:id="154032275">
                  <w:marLeft w:val="0"/>
                  <w:marRight w:val="0"/>
                  <w:marTop w:val="0"/>
                  <w:marBottom w:val="0"/>
                  <w:divBdr>
                    <w:top w:val="none" w:sz="0" w:space="0" w:color="auto"/>
                    <w:left w:val="none" w:sz="0" w:space="0" w:color="auto"/>
                    <w:bottom w:val="none" w:sz="0" w:space="0" w:color="auto"/>
                    <w:right w:val="none" w:sz="0" w:space="0" w:color="auto"/>
                  </w:divBdr>
                </w:div>
                <w:div w:id="823356867">
                  <w:marLeft w:val="0"/>
                  <w:marRight w:val="108"/>
                  <w:marTop w:val="18"/>
                  <w:marBottom w:val="108"/>
                  <w:divBdr>
                    <w:top w:val="none" w:sz="0" w:space="0" w:color="auto"/>
                    <w:left w:val="none" w:sz="0" w:space="0" w:color="auto"/>
                    <w:bottom w:val="none" w:sz="0" w:space="0" w:color="auto"/>
                    <w:right w:val="none" w:sz="0" w:space="0" w:color="auto"/>
                  </w:divBdr>
                  <w:divsChild>
                    <w:div w:id="3734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6308">
      <w:bodyDiv w:val="1"/>
      <w:marLeft w:val="0"/>
      <w:marRight w:val="0"/>
      <w:marTop w:val="0"/>
      <w:marBottom w:val="0"/>
      <w:divBdr>
        <w:top w:val="none" w:sz="0" w:space="0" w:color="auto"/>
        <w:left w:val="none" w:sz="0" w:space="0" w:color="auto"/>
        <w:bottom w:val="none" w:sz="0" w:space="0" w:color="auto"/>
        <w:right w:val="none" w:sz="0" w:space="0" w:color="auto"/>
      </w:divBdr>
    </w:div>
    <w:div w:id="320621368">
      <w:bodyDiv w:val="1"/>
      <w:marLeft w:val="0"/>
      <w:marRight w:val="0"/>
      <w:marTop w:val="0"/>
      <w:marBottom w:val="0"/>
      <w:divBdr>
        <w:top w:val="none" w:sz="0" w:space="0" w:color="auto"/>
        <w:left w:val="none" w:sz="0" w:space="0" w:color="auto"/>
        <w:bottom w:val="none" w:sz="0" w:space="0" w:color="auto"/>
        <w:right w:val="none" w:sz="0" w:space="0" w:color="auto"/>
      </w:divBdr>
      <w:divsChild>
        <w:div w:id="1475561834">
          <w:marLeft w:val="0"/>
          <w:marRight w:val="0"/>
          <w:marTop w:val="0"/>
          <w:marBottom w:val="0"/>
          <w:divBdr>
            <w:top w:val="none" w:sz="0" w:space="0" w:color="auto"/>
            <w:left w:val="none" w:sz="0" w:space="0" w:color="auto"/>
            <w:bottom w:val="none" w:sz="0" w:space="0" w:color="auto"/>
            <w:right w:val="none" w:sz="0" w:space="0" w:color="auto"/>
          </w:divBdr>
          <w:divsChild>
            <w:div w:id="8850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6145">
      <w:bodyDiv w:val="1"/>
      <w:marLeft w:val="0"/>
      <w:marRight w:val="0"/>
      <w:marTop w:val="0"/>
      <w:marBottom w:val="0"/>
      <w:divBdr>
        <w:top w:val="none" w:sz="0" w:space="0" w:color="auto"/>
        <w:left w:val="none" w:sz="0" w:space="0" w:color="auto"/>
        <w:bottom w:val="none" w:sz="0" w:space="0" w:color="auto"/>
        <w:right w:val="none" w:sz="0" w:space="0" w:color="auto"/>
      </w:divBdr>
      <w:divsChild>
        <w:div w:id="410740664">
          <w:marLeft w:val="0"/>
          <w:marRight w:val="0"/>
          <w:marTop w:val="0"/>
          <w:marBottom w:val="0"/>
          <w:divBdr>
            <w:top w:val="none" w:sz="0" w:space="0" w:color="auto"/>
            <w:left w:val="none" w:sz="0" w:space="0" w:color="auto"/>
            <w:bottom w:val="none" w:sz="0" w:space="0" w:color="auto"/>
            <w:right w:val="none" w:sz="0" w:space="0" w:color="auto"/>
          </w:divBdr>
          <w:divsChild>
            <w:div w:id="1421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2135">
      <w:bodyDiv w:val="1"/>
      <w:marLeft w:val="0"/>
      <w:marRight w:val="0"/>
      <w:marTop w:val="0"/>
      <w:marBottom w:val="0"/>
      <w:divBdr>
        <w:top w:val="none" w:sz="0" w:space="0" w:color="auto"/>
        <w:left w:val="none" w:sz="0" w:space="0" w:color="auto"/>
        <w:bottom w:val="none" w:sz="0" w:space="0" w:color="auto"/>
        <w:right w:val="none" w:sz="0" w:space="0" w:color="auto"/>
      </w:divBdr>
      <w:divsChild>
        <w:div w:id="1732117158">
          <w:marLeft w:val="0"/>
          <w:marRight w:val="108"/>
          <w:marTop w:val="108"/>
          <w:marBottom w:val="108"/>
          <w:divBdr>
            <w:top w:val="none" w:sz="0" w:space="0" w:color="auto"/>
            <w:left w:val="none" w:sz="0" w:space="0" w:color="auto"/>
            <w:bottom w:val="none" w:sz="0" w:space="0" w:color="auto"/>
            <w:right w:val="none" w:sz="0" w:space="0" w:color="auto"/>
          </w:divBdr>
          <w:divsChild>
            <w:div w:id="1838687357">
              <w:marLeft w:val="0"/>
              <w:marRight w:val="0"/>
              <w:marTop w:val="0"/>
              <w:marBottom w:val="0"/>
              <w:divBdr>
                <w:top w:val="none" w:sz="0" w:space="0" w:color="auto"/>
                <w:left w:val="none" w:sz="0" w:space="0" w:color="auto"/>
                <w:bottom w:val="none" w:sz="0" w:space="0" w:color="auto"/>
                <w:right w:val="none" w:sz="0" w:space="0" w:color="auto"/>
              </w:divBdr>
              <w:divsChild>
                <w:div w:id="210927283">
                  <w:marLeft w:val="0"/>
                  <w:marRight w:val="0"/>
                  <w:marTop w:val="0"/>
                  <w:marBottom w:val="0"/>
                  <w:divBdr>
                    <w:top w:val="none" w:sz="0" w:space="0" w:color="auto"/>
                    <w:left w:val="none" w:sz="0" w:space="0" w:color="auto"/>
                    <w:bottom w:val="none" w:sz="0" w:space="0" w:color="auto"/>
                    <w:right w:val="none" w:sz="0" w:space="0" w:color="auto"/>
                  </w:divBdr>
                </w:div>
                <w:div w:id="2035187710">
                  <w:marLeft w:val="0"/>
                  <w:marRight w:val="108"/>
                  <w:marTop w:val="18"/>
                  <w:marBottom w:val="108"/>
                  <w:divBdr>
                    <w:top w:val="none" w:sz="0" w:space="0" w:color="auto"/>
                    <w:left w:val="none" w:sz="0" w:space="0" w:color="auto"/>
                    <w:bottom w:val="none" w:sz="0" w:space="0" w:color="auto"/>
                    <w:right w:val="none" w:sz="0" w:space="0" w:color="auto"/>
                  </w:divBdr>
                  <w:divsChild>
                    <w:div w:id="12453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301000">
      <w:bodyDiv w:val="1"/>
      <w:marLeft w:val="0"/>
      <w:marRight w:val="0"/>
      <w:marTop w:val="0"/>
      <w:marBottom w:val="0"/>
      <w:divBdr>
        <w:top w:val="none" w:sz="0" w:space="0" w:color="auto"/>
        <w:left w:val="none" w:sz="0" w:space="0" w:color="auto"/>
        <w:bottom w:val="none" w:sz="0" w:space="0" w:color="auto"/>
        <w:right w:val="none" w:sz="0" w:space="0" w:color="auto"/>
      </w:divBdr>
      <w:divsChild>
        <w:div w:id="372315969">
          <w:marLeft w:val="0"/>
          <w:marRight w:val="0"/>
          <w:marTop w:val="0"/>
          <w:marBottom w:val="0"/>
          <w:divBdr>
            <w:top w:val="none" w:sz="0" w:space="0" w:color="auto"/>
            <w:left w:val="none" w:sz="0" w:space="0" w:color="auto"/>
            <w:bottom w:val="none" w:sz="0" w:space="0" w:color="auto"/>
            <w:right w:val="none" w:sz="0" w:space="0" w:color="auto"/>
          </w:divBdr>
          <w:divsChild>
            <w:div w:id="7062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1397">
      <w:bodyDiv w:val="1"/>
      <w:marLeft w:val="0"/>
      <w:marRight w:val="0"/>
      <w:marTop w:val="0"/>
      <w:marBottom w:val="0"/>
      <w:divBdr>
        <w:top w:val="none" w:sz="0" w:space="0" w:color="auto"/>
        <w:left w:val="none" w:sz="0" w:space="0" w:color="auto"/>
        <w:bottom w:val="none" w:sz="0" w:space="0" w:color="auto"/>
        <w:right w:val="none" w:sz="0" w:space="0" w:color="auto"/>
      </w:divBdr>
    </w:div>
    <w:div w:id="824013546">
      <w:bodyDiv w:val="1"/>
      <w:marLeft w:val="0"/>
      <w:marRight w:val="0"/>
      <w:marTop w:val="0"/>
      <w:marBottom w:val="0"/>
      <w:divBdr>
        <w:top w:val="none" w:sz="0" w:space="0" w:color="auto"/>
        <w:left w:val="none" w:sz="0" w:space="0" w:color="auto"/>
        <w:bottom w:val="none" w:sz="0" w:space="0" w:color="auto"/>
        <w:right w:val="none" w:sz="0" w:space="0" w:color="auto"/>
      </w:divBdr>
      <w:divsChild>
        <w:div w:id="1973947597">
          <w:marLeft w:val="0"/>
          <w:marRight w:val="0"/>
          <w:marTop w:val="0"/>
          <w:marBottom w:val="0"/>
          <w:divBdr>
            <w:top w:val="none" w:sz="0" w:space="0" w:color="auto"/>
            <w:left w:val="none" w:sz="0" w:space="0" w:color="auto"/>
            <w:bottom w:val="none" w:sz="0" w:space="0" w:color="auto"/>
            <w:right w:val="none" w:sz="0" w:space="0" w:color="auto"/>
          </w:divBdr>
          <w:divsChild>
            <w:div w:id="12918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5803">
      <w:bodyDiv w:val="1"/>
      <w:marLeft w:val="0"/>
      <w:marRight w:val="0"/>
      <w:marTop w:val="0"/>
      <w:marBottom w:val="0"/>
      <w:divBdr>
        <w:top w:val="none" w:sz="0" w:space="0" w:color="auto"/>
        <w:left w:val="none" w:sz="0" w:space="0" w:color="auto"/>
        <w:bottom w:val="none" w:sz="0" w:space="0" w:color="auto"/>
        <w:right w:val="none" w:sz="0" w:space="0" w:color="auto"/>
      </w:divBdr>
    </w:div>
    <w:div w:id="953436772">
      <w:bodyDiv w:val="1"/>
      <w:marLeft w:val="0"/>
      <w:marRight w:val="0"/>
      <w:marTop w:val="0"/>
      <w:marBottom w:val="0"/>
      <w:divBdr>
        <w:top w:val="none" w:sz="0" w:space="0" w:color="auto"/>
        <w:left w:val="none" w:sz="0" w:space="0" w:color="auto"/>
        <w:bottom w:val="none" w:sz="0" w:space="0" w:color="auto"/>
        <w:right w:val="none" w:sz="0" w:space="0" w:color="auto"/>
      </w:divBdr>
    </w:div>
    <w:div w:id="1042831055">
      <w:bodyDiv w:val="1"/>
      <w:marLeft w:val="0"/>
      <w:marRight w:val="0"/>
      <w:marTop w:val="0"/>
      <w:marBottom w:val="0"/>
      <w:divBdr>
        <w:top w:val="none" w:sz="0" w:space="0" w:color="auto"/>
        <w:left w:val="none" w:sz="0" w:space="0" w:color="auto"/>
        <w:bottom w:val="none" w:sz="0" w:space="0" w:color="auto"/>
        <w:right w:val="none" w:sz="0" w:space="0" w:color="auto"/>
      </w:divBdr>
      <w:divsChild>
        <w:div w:id="649134375">
          <w:marLeft w:val="0"/>
          <w:marRight w:val="0"/>
          <w:marTop w:val="0"/>
          <w:marBottom w:val="0"/>
          <w:divBdr>
            <w:top w:val="none" w:sz="0" w:space="0" w:color="auto"/>
            <w:left w:val="none" w:sz="0" w:space="0" w:color="auto"/>
            <w:bottom w:val="none" w:sz="0" w:space="0" w:color="auto"/>
            <w:right w:val="none" w:sz="0" w:space="0" w:color="auto"/>
          </w:divBdr>
          <w:divsChild>
            <w:div w:id="20457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3946">
      <w:bodyDiv w:val="1"/>
      <w:marLeft w:val="0"/>
      <w:marRight w:val="0"/>
      <w:marTop w:val="0"/>
      <w:marBottom w:val="0"/>
      <w:divBdr>
        <w:top w:val="none" w:sz="0" w:space="0" w:color="auto"/>
        <w:left w:val="none" w:sz="0" w:space="0" w:color="auto"/>
        <w:bottom w:val="none" w:sz="0" w:space="0" w:color="auto"/>
        <w:right w:val="none" w:sz="0" w:space="0" w:color="auto"/>
      </w:divBdr>
      <w:divsChild>
        <w:div w:id="1245997359">
          <w:marLeft w:val="0"/>
          <w:marRight w:val="0"/>
          <w:marTop w:val="0"/>
          <w:marBottom w:val="0"/>
          <w:divBdr>
            <w:top w:val="none" w:sz="0" w:space="0" w:color="auto"/>
            <w:left w:val="none" w:sz="0" w:space="0" w:color="auto"/>
            <w:bottom w:val="none" w:sz="0" w:space="0" w:color="auto"/>
            <w:right w:val="none" w:sz="0" w:space="0" w:color="auto"/>
          </w:divBdr>
          <w:divsChild>
            <w:div w:id="3935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5595">
      <w:bodyDiv w:val="1"/>
      <w:marLeft w:val="0"/>
      <w:marRight w:val="0"/>
      <w:marTop w:val="0"/>
      <w:marBottom w:val="0"/>
      <w:divBdr>
        <w:top w:val="none" w:sz="0" w:space="0" w:color="auto"/>
        <w:left w:val="none" w:sz="0" w:space="0" w:color="auto"/>
        <w:bottom w:val="none" w:sz="0" w:space="0" w:color="auto"/>
        <w:right w:val="none" w:sz="0" w:space="0" w:color="auto"/>
      </w:divBdr>
      <w:divsChild>
        <w:div w:id="251665682">
          <w:marLeft w:val="0"/>
          <w:marRight w:val="0"/>
          <w:marTop w:val="0"/>
          <w:marBottom w:val="0"/>
          <w:divBdr>
            <w:top w:val="none" w:sz="0" w:space="0" w:color="auto"/>
            <w:left w:val="none" w:sz="0" w:space="0" w:color="auto"/>
            <w:bottom w:val="none" w:sz="0" w:space="0" w:color="auto"/>
            <w:right w:val="none" w:sz="0" w:space="0" w:color="auto"/>
          </w:divBdr>
          <w:divsChild>
            <w:div w:id="5227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8834">
      <w:bodyDiv w:val="1"/>
      <w:marLeft w:val="0"/>
      <w:marRight w:val="0"/>
      <w:marTop w:val="0"/>
      <w:marBottom w:val="0"/>
      <w:divBdr>
        <w:top w:val="none" w:sz="0" w:space="0" w:color="auto"/>
        <w:left w:val="none" w:sz="0" w:space="0" w:color="auto"/>
        <w:bottom w:val="none" w:sz="0" w:space="0" w:color="auto"/>
        <w:right w:val="none" w:sz="0" w:space="0" w:color="auto"/>
      </w:divBdr>
      <w:divsChild>
        <w:div w:id="824273626">
          <w:marLeft w:val="0"/>
          <w:marRight w:val="0"/>
          <w:marTop w:val="0"/>
          <w:marBottom w:val="0"/>
          <w:divBdr>
            <w:top w:val="none" w:sz="0" w:space="0" w:color="auto"/>
            <w:left w:val="none" w:sz="0" w:space="0" w:color="auto"/>
            <w:bottom w:val="none" w:sz="0" w:space="0" w:color="auto"/>
            <w:right w:val="none" w:sz="0" w:space="0" w:color="auto"/>
          </w:divBdr>
          <w:divsChild>
            <w:div w:id="20410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0785">
      <w:bodyDiv w:val="1"/>
      <w:marLeft w:val="0"/>
      <w:marRight w:val="0"/>
      <w:marTop w:val="0"/>
      <w:marBottom w:val="0"/>
      <w:divBdr>
        <w:top w:val="none" w:sz="0" w:space="0" w:color="auto"/>
        <w:left w:val="none" w:sz="0" w:space="0" w:color="auto"/>
        <w:bottom w:val="none" w:sz="0" w:space="0" w:color="auto"/>
        <w:right w:val="none" w:sz="0" w:space="0" w:color="auto"/>
      </w:divBdr>
    </w:div>
    <w:div w:id="1640113109">
      <w:bodyDiv w:val="1"/>
      <w:marLeft w:val="0"/>
      <w:marRight w:val="0"/>
      <w:marTop w:val="0"/>
      <w:marBottom w:val="0"/>
      <w:divBdr>
        <w:top w:val="none" w:sz="0" w:space="0" w:color="auto"/>
        <w:left w:val="none" w:sz="0" w:space="0" w:color="auto"/>
        <w:bottom w:val="none" w:sz="0" w:space="0" w:color="auto"/>
        <w:right w:val="none" w:sz="0" w:space="0" w:color="auto"/>
      </w:divBdr>
      <w:divsChild>
        <w:div w:id="1842432555">
          <w:marLeft w:val="0"/>
          <w:marRight w:val="0"/>
          <w:marTop w:val="0"/>
          <w:marBottom w:val="0"/>
          <w:divBdr>
            <w:top w:val="none" w:sz="0" w:space="0" w:color="auto"/>
            <w:left w:val="none" w:sz="0" w:space="0" w:color="auto"/>
            <w:bottom w:val="none" w:sz="0" w:space="0" w:color="auto"/>
            <w:right w:val="none" w:sz="0" w:space="0" w:color="auto"/>
          </w:divBdr>
          <w:divsChild>
            <w:div w:id="16662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3511">
      <w:bodyDiv w:val="1"/>
      <w:marLeft w:val="0"/>
      <w:marRight w:val="0"/>
      <w:marTop w:val="0"/>
      <w:marBottom w:val="0"/>
      <w:divBdr>
        <w:top w:val="none" w:sz="0" w:space="0" w:color="auto"/>
        <w:left w:val="none" w:sz="0" w:space="0" w:color="auto"/>
        <w:bottom w:val="none" w:sz="0" w:space="0" w:color="auto"/>
        <w:right w:val="none" w:sz="0" w:space="0" w:color="auto"/>
      </w:divBdr>
      <w:divsChild>
        <w:div w:id="1776485766">
          <w:marLeft w:val="0"/>
          <w:marRight w:val="0"/>
          <w:marTop w:val="0"/>
          <w:marBottom w:val="0"/>
          <w:divBdr>
            <w:top w:val="none" w:sz="0" w:space="0" w:color="auto"/>
            <w:left w:val="none" w:sz="0" w:space="0" w:color="auto"/>
            <w:bottom w:val="none" w:sz="0" w:space="0" w:color="auto"/>
            <w:right w:val="none" w:sz="0" w:space="0" w:color="auto"/>
          </w:divBdr>
          <w:divsChild>
            <w:div w:id="20632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5327">
      <w:bodyDiv w:val="1"/>
      <w:marLeft w:val="0"/>
      <w:marRight w:val="0"/>
      <w:marTop w:val="0"/>
      <w:marBottom w:val="0"/>
      <w:divBdr>
        <w:top w:val="none" w:sz="0" w:space="0" w:color="auto"/>
        <w:left w:val="none" w:sz="0" w:space="0" w:color="auto"/>
        <w:bottom w:val="none" w:sz="0" w:space="0" w:color="auto"/>
        <w:right w:val="none" w:sz="0" w:space="0" w:color="auto"/>
      </w:divBdr>
    </w:div>
    <w:div w:id="2103212563">
      <w:bodyDiv w:val="1"/>
      <w:marLeft w:val="0"/>
      <w:marRight w:val="0"/>
      <w:marTop w:val="0"/>
      <w:marBottom w:val="0"/>
      <w:divBdr>
        <w:top w:val="none" w:sz="0" w:space="0" w:color="auto"/>
        <w:left w:val="none" w:sz="0" w:space="0" w:color="auto"/>
        <w:bottom w:val="none" w:sz="0" w:space="0" w:color="auto"/>
        <w:right w:val="none" w:sz="0" w:space="0" w:color="auto"/>
      </w:divBdr>
      <w:divsChild>
        <w:div w:id="1244025468">
          <w:marLeft w:val="0"/>
          <w:marRight w:val="0"/>
          <w:marTop w:val="0"/>
          <w:marBottom w:val="0"/>
          <w:divBdr>
            <w:top w:val="none" w:sz="0" w:space="0" w:color="auto"/>
            <w:left w:val="none" w:sz="0" w:space="0" w:color="auto"/>
            <w:bottom w:val="none" w:sz="0" w:space="0" w:color="auto"/>
            <w:right w:val="none" w:sz="0" w:space="0" w:color="auto"/>
          </w:divBdr>
          <w:divsChild>
            <w:div w:id="7219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sabelle.siegler@universite-paris-saclay.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fortineau@free.f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00FC6-3A12-4545-8B61-15E51D296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18</Pages>
  <Words>34061</Words>
  <Characters>187341</Characters>
  <Application>Microsoft Office Word</Application>
  <DocSecurity>0</DocSecurity>
  <Lines>1561</Lines>
  <Paragraphs>441</Paragraphs>
  <ScaleCrop>false</ScaleCrop>
  <HeadingPairs>
    <vt:vector size="2" baseType="variant">
      <vt:variant>
        <vt:lpstr>Titre</vt:lpstr>
      </vt:variant>
      <vt:variant>
        <vt:i4>1</vt:i4>
      </vt:variant>
    </vt:vector>
  </HeadingPairs>
  <TitlesOfParts>
    <vt:vector size="1" baseType="lpstr">
      <vt:lpstr/>
    </vt:vector>
  </TitlesOfParts>
  <Company>Supelec</Company>
  <LinksUpToDate>false</LinksUpToDate>
  <CharactersWithSpaces>220961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UFR Staps</dc:creator>
  <cp:lastModifiedBy>Auto</cp:lastModifiedBy>
  <cp:revision>51</cp:revision>
  <cp:lastPrinted>2022-04-04T19:53:00Z</cp:lastPrinted>
  <dcterms:created xsi:type="dcterms:W3CDTF">2022-04-06T15:09:00Z</dcterms:created>
  <dcterms:modified xsi:type="dcterms:W3CDTF">2022-04-07T09:35:00Z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2022-03-03T00:00:00Z</vt:filetime>
  </property>
  <property fmtid="{D5CDD505-2E9C-101B-9397-08002B2CF9AE}" pid="3" name="Creator">
    <vt:lpwstr>TeX</vt:lpwstr>
  </property>
  <property fmtid="{D5CDD505-2E9C-101B-9397-08002B2CF9AE}" pid="4" name="LastSaved">
    <vt:filetime>2022-03-03T00:00:00Z</vt:filetime>
  </property>
  <property fmtid="{D5CDD505-2E9C-101B-9397-08002B2CF9AE}" pid="5" name="ZOTERO_PREF_1">
    <vt:lpwstr>&lt;data data-version="3" zotero-version="6.0.4"&gt;&lt;session id="2AaiMiwm"/&gt;&lt;style id="http://www.zotero.org/styles/american-physiological-society" hasBibliography="1" bibliographyStyleHasBeenSet="1"/&gt;&lt;prefs&gt;&lt;pref name="fieldType" value="Field"/&gt;&lt;/prefs&gt;&lt;/data&gt;</vt:lpwstr>
  </property>
</Properties>
</file>